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65D74" w14:textId="0529CC0F" w:rsidR="007506C3" w:rsidRPr="00E1330B" w:rsidRDefault="3F18E1AB" w:rsidP="008771FF">
      <w:pPr>
        <w:pStyle w:val="C-MittenteN"/>
        <w:framePr w:h="471" w:hRule="exact" w:wrap="notBeside" w:x="6693" w:y="1055"/>
        <w:jc w:val="right"/>
        <w:rPr>
          <w:rFonts w:ascii="Arial" w:hAnsi="Arial" w:cs="Arial"/>
        </w:rPr>
      </w:pPr>
      <w:bookmarkStart w:id="1" w:name="_Hlk432259"/>
      <w:bookmarkEnd w:id="1"/>
      <w:r w:rsidRPr="00E1330B">
        <w:rPr>
          <w:rFonts w:ascii="Arial" w:hAnsi="Arial" w:cs="Arial"/>
        </w:rPr>
        <w:t xml:space="preserve">DTO </w:t>
      </w:r>
      <w:r w:rsidR="00EC5FB7" w:rsidRPr="00E1330B">
        <w:rPr>
          <w:rFonts w:ascii="Arial" w:hAnsi="Arial" w:cs="Arial"/>
        </w:rPr>
        <w:t>Unit</w:t>
      </w:r>
    </w:p>
    <w:p w14:paraId="539BFF6F" w14:textId="77777777" w:rsidR="00BB4734" w:rsidRPr="00E1330B" w:rsidRDefault="00BB4734" w:rsidP="007609F2">
      <w:pPr>
        <w:pStyle w:val="Titoloprincipale"/>
        <w:pBdr>
          <w:top w:val="none" w:sz="0" w:space="0" w:color="auto"/>
        </w:pBdr>
        <w:rPr>
          <w:rFonts w:ascii="Arial" w:hAnsi="Arial"/>
          <w:b w:val="0"/>
          <w:sz w:val="52"/>
          <w:szCs w:val="52"/>
          <w:u w:val="single"/>
          <w:lang w:eastAsia="it-IT"/>
        </w:rPr>
      </w:pPr>
      <w:bookmarkStart w:id="2" w:name="_Toc361549740"/>
      <w:bookmarkStart w:id="3" w:name="_Toc365428480"/>
      <w:bookmarkStart w:id="4" w:name="_Toc387717989"/>
      <w:bookmarkStart w:id="5" w:name="_Toc387839736"/>
      <w:bookmarkStart w:id="6" w:name="_Toc389367900"/>
      <w:bookmarkStart w:id="7" w:name="_Toc320594606"/>
      <w:bookmarkStart w:id="8" w:name="_Toc320595209"/>
      <w:bookmarkStart w:id="9" w:name="_Toc320603154"/>
    </w:p>
    <w:p w14:paraId="0E05E796" w14:textId="316A3721" w:rsidR="0058217D" w:rsidRPr="00B21FCB" w:rsidRDefault="00AC76C4" w:rsidP="006468B4">
      <w:pPr>
        <w:pStyle w:val="Titoloprincipale"/>
        <w:pBdr>
          <w:top w:val="none" w:sz="0" w:space="0" w:color="auto"/>
        </w:pBdr>
        <w:rPr>
          <w:rFonts w:ascii="Arial" w:hAnsi="Arial"/>
          <w:b w:val="0"/>
          <w:szCs w:val="48"/>
          <w:lang w:eastAsia="it-IT"/>
        </w:rPr>
      </w:pPr>
      <w:r>
        <w:rPr>
          <w:rFonts w:ascii="Arial" w:hAnsi="Arial"/>
          <w:b w:val="0"/>
          <w:sz w:val="52"/>
          <w:szCs w:val="52"/>
          <w:lang w:eastAsia="it-IT"/>
        </w:rPr>
        <w:t>Attivazione Nuova Carta</w:t>
      </w:r>
    </w:p>
    <w:p w14:paraId="22A32C6D" w14:textId="38F4D7CA" w:rsidR="007609F2" w:rsidRPr="00AC76C4" w:rsidRDefault="00381311" w:rsidP="007609F2">
      <w:pPr>
        <w:pStyle w:val="Titoloprincipale"/>
        <w:pBdr>
          <w:top w:val="none" w:sz="0" w:space="0" w:color="auto"/>
        </w:pBdr>
        <w:rPr>
          <w:rFonts w:ascii="Arial" w:hAnsi="Arial"/>
          <w:b w:val="0"/>
          <w:sz w:val="52"/>
          <w:szCs w:val="52"/>
          <w:lang w:eastAsia="it-IT"/>
        </w:rPr>
      </w:pPr>
      <w:r w:rsidRPr="00B21FCB">
        <w:rPr>
          <w:rFonts w:ascii="Arial" w:hAnsi="Arial"/>
          <w:b w:val="0"/>
          <w:sz w:val="52"/>
          <w:szCs w:val="52"/>
          <w:lang w:eastAsia="it-IT"/>
        </w:rPr>
        <w:t xml:space="preserve"> </w:t>
      </w:r>
      <w:r w:rsidR="004646CB" w:rsidRPr="00AC76C4">
        <w:rPr>
          <w:rFonts w:ascii="Arial" w:hAnsi="Arial"/>
          <w:b w:val="0"/>
          <w:sz w:val="52"/>
          <w:szCs w:val="52"/>
          <w:lang w:eastAsia="it-IT"/>
        </w:rPr>
        <w:t>Back O</w:t>
      </w:r>
      <w:r w:rsidR="007609F2" w:rsidRPr="00AC76C4">
        <w:rPr>
          <w:rFonts w:ascii="Arial" w:hAnsi="Arial"/>
          <w:b w:val="0"/>
          <w:sz w:val="52"/>
          <w:szCs w:val="52"/>
          <w:lang w:eastAsia="it-IT"/>
        </w:rPr>
        <w:t xml:space="preserve">ffice </w:t>
      </w:r>
      <w:r w:rsidR="004646CB" w:rsidRPr="00AC76C4">
        <w:rPr>
          <w:rFonts w:ascii="Arial" w:hAnsi="Arial"/>
          <w:b w:val="0"/>
          <w:sz w:val="52"/>
          <w:szCs w:val="52"/>
          <w:lang w:eastAsia="it-IT"/>
        </w:rPr>
        <w:t>A</w:t>
      </w:r>
      <w:r w:rsidR="007609F2" w:rsidRPr="00AC76C4">
        <w:rPr>
          <w:rFonts w:ascii="Arial" w:hAnsi="Arial"/>
          <w:b w:val="0"/>
          <w:sz w:val="52"/>
          <w:szCs w:val="52"/>
          <w:lang w:eastAsia="it-IT"/>
        </w:rPr>
        <w:t>utomation</w:t>
      </w:r>
    </w:p>
    <w:p w14:paraId="68EC2909" w14:textId="7FD1DDCB" w:rsidR="007609F2" w:rsidRDefault="00CF0D51" w:rsidP="007609F2">
      <w:pPr>
        <w:pStyle w:val="Titoloprincipale"/>
        <w:pBdr>
          <w:top w:val="none" w:sz="0" w:space="0" w:color="auto"/>
        </w:pBdr>
        <w:ind w:left="720"/>
        <w:rPr>
          <w:rFonts w:ascii="Arial" w:hAnsi="Arial"/>
          <w:b w:val="0"/>
          <w:sz w:val="44"/>
          <w:szCs w:val="44"/>
          <w:lang w:val="en-US" w:eastAsia="it-IT"/>
        </w:rPr>
      </w:pPr>
      <w:r>
        <w:rPr>
          <w:rFonts w:ascii="Arial" w:hAnsi="Arial"/>
          <w:b w:val="0"/>
          <w:sz w:val="44"/>
          <w:szCs w:val="44"/>
          <w:lang w:val="en-US" w:eastAsia="it-IT"/>
        </w:rPr>
        <w:t>Product Backlog</w:t>
      </w:r>
    </w:p>
    <w:p w14:paraId="169C4981" w14:textId="24C4CE52" w:rsidR="00756A63" w:rsidRPr="00167123" w:rsidRDefault="00756A63" w:rsidP="00161EDB">
      <w:pPr>
        <w:pStyle w:val="Titoloprincipale"/>
        <w:pBdr>
          <w:top w:val="none" w:sz="0" w:space="0" w:color="auto"/>
        </w:pBdr>
        <w:ind w:left="720"/>
        <w:rPr>
          <w:rFonts w:ascii="Arial" w:hAnsi="Arial"/>
          <w:b w:val="0"/>
          <w:sz w:val="44"/>
          <w:szCs w:val="44"/>
          <w:lang w:val="en-US" w:eastAsia="it-IT"/>
        </w:rPr>
      </w:pPr>
      <w:r>
        <w:rPr>
          <w:rFonts w:ascii="Arial" w:hAnsi="Arial"/>
          <w:b w:val="0"/>
          <w:sz w:val="44"/>
          <w:szCs w:val="44"/>
          <w:lang w:val="en-US" w:eastAsia="it-IT"/>
        </w:rPr>
        <w:t>Codice GoTo</w:t>
      </w:r>
      <w:r w:rsidR="00161EDB">
        <w:rPr>
          <w:rFonts w:ascii="Arial" w:hAnsi="Arial"/>
          <w:b w:val="0"/>
          <w:sz w:val="44"/>
          <w:szCs w:val="44"/>
          <w:lang w:val="en-US" w:eastAsia="it-IT"/>
        </w:rPr>
        <w:t xml:space="preserve">: </w:t>
      </w:r>
      <w:r w:rsidR="00F67338">
        <w:rPr>
          <w:rFonts w:ascii="Arial" w:hAnsi="Arial"/>
          <w:b w:val="0"/>
          <w:sz w:val="44"/>
          <w:szCs w:val="44"/>
          <w:lang w:val="en-US" w:eastAsia="it-IT"/>
        </w:rPr>
        <w:t>126440</w:t>
      </w:r>
    </w:p>
    <w:p w14:paraId="46EF3D7F" w14:textId="77777777" w:rsidR="007609F2" w:rsidRDefault="007609F2" w:rsidP="007609F2">
      <w:pPr>
        <w:rPr>
          <w:lang w:val="en-US"/>
        </w:rPr>
      </w:pPr>
    </w:p>
    <w:p w14:paraId="63171B4F" w14:textId="77777777" w:rsidR="007609F2" w:rsidRDefault="007609F2" w:rsidP="007609F2">
      <w:pPr>
        <w:rPr>
          <w:lang w:val="en-US"/>
        </w:rPr>
      </w:pPr>
    </w:p>
    <w:p w14:paraId="2082E954" w14:textId="77777777" w:rsidR="007609F2" w:rsidRDefault="007609F2" w:rsidP="007609F2">
      <w:pPr>
        <w:rPr>
          <w:lang w:val="en-US"/>
        </w:rPr>
      </w:pPr>
    </w:p>
    <w:p w14:paraId="593E0EAF" w14:textId="77777777" w:rsidR="007609F2" w:rsidRDefault="007609F2" w:rsidP="007609F2">
      <w:pPr>
        <w:rPr>
          <w:lang w:val="en-US"/>
        </w:rPr>
      </w:pPr>
    </w:p>
    <w:p w14:paraId="3CC6413E" w14:textId="77777777" w:rsidR="007609F2" w:rsidRDefault="007609F2" w:rsidP="007609F2">
      <w:pPr>
        <w:rPr>
          <w:lang w:val="en-US"/>
        </w:rPr>
      </w:pPr>
    </w:p>
    <w:p w14:paraId="1CC1B00E" w14:textId="77777777" w:rsidR="007609F2" w:rsidRPr="007609F2" w:rsidRDefault="007609F2" w:rsidP="007609F2">
      <w:pPr>
        <w:rPr>
          <w:lang w:val="en-US"/>
        </w:rPr>
      </w:pPr>
    </w:p>
    <w:tbl>
      <w:tblPr>
        <w:tblW w:w="6804" w:type="dxa"/>
        <w:jc w:val="right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835"/>
        <w:gridCol w:w="1984"/>
      </w:tblGrid>
      <w:tr w:rsidR="00756A63" w:rsidRPr="00662368" w14:paraId="0AF349E4" w14:textId="77777777" w:rsidTr="790EE232">
        <w:trPr>
          <w:cantSplit/>
          <w:trHeight w:hRule="exact" w:val="397"/>
          <w:jc w:val="right"/>
        </w:trPr>
        <w:tc>
          <w:tcPr>
            <w:tcW w:w="1985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874007" w14:textId="77777777" w:rsidR="00756A63" w:rsidRPr="004646CB" w:rsidRDefault="00756A63" w:rsidP="001259F5">
            <w:pPr>
              <w:rPr>
                <w:rFonts w:cs="Arial"/>
                <w:b/>
                <w:i/>
                <w:lang w:val="en-US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0B"/>
            <w:vAlign w:val="center"/>
          </w:tcPr>
          <w:p w14:paraId="4FB011C7" w14:textId="77777777" w:rsidR="00756A63" w:rsidRPr="00662368" w:rsidRDefault="00756A63" w:rsidP="001259F5">
            <w:pPr>
              <w:jc w:val="center"/>
              <w:rPr>
                <w:rFonts w:cs="Arial"/>
                <w:b/>
                <w:bCs/>
              </w:rPr>
            </w:pPr>
            <w:smartTag w:uri="urn:schemas-microsoft-com:office:smarttags" w:element="City">
              <w:smartTag w:uri="urn:schemas-microsoft-com:office:smarttags" w:element="place">
                <w:r w:rsidRPr="00662368">
                  <w:rPr>
                    <w:rFonts w:cs="Arial"/>
                    <w:b/>
                    <w:bCs/>
                  </w:rPr>
                  <w:t>Nome</w:t>
                </w:r>
              </w:smartTag>
            </w:smartTag>
            <w:r w:rsidRPr="00662368">
              <w:rPr>
                <w:rFonts w:cs="Arial"/>
                <w:b/>
                <w:bCs/>
              </w:rPr>
              <w:t xml:space="preserve"> e Cognome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0B"/>
            <w:vAlign w:val="center"/>
          </w:tcPr>
          <w:p w14:paraId="30A6D2D7" w14:textId="77777777" w:rsidR="00756A63" w:rsidRPr="00662368" w:rsidRDefault="00756A63" w:rsidP="001259F5">
            <w:pPr>
              <w:jc w:val="center"/>
              <w:rPr>
                <w:rFonts w:cs="Arial"/>
                <w:b/>
                <w:bCs/>
              </w:rPr>
            </w:pPr>
            <w:r w:rsidRPr="00662368">
              <w:rPr>
                <w:rFonts w:cs="Arial"/>
                <w:b/>
                <w:bCs/>
              </w:rPr>
              <w:t>Data</w:t>
            </w:r>
          </w:p>
        </w:tc>
      </w:tr>
      <w:tr w:rsidR="00756A63" w:rsidRPr="00A62808" w14:paraId="64D5FD57" w14:textId="77777777" w:rsidTr="790EE232">
        <w:trPr>
          <w:cantSplit/>
          <w:trHeight w:hRule="exact" w:val="441"/>
          <w:jc w:val="right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6663C1" w14:textId="77777777" w:rsidR="00756A63" w:rsidRPr="00A62808" w:rsidRDefault="00756A63" w:rsidP="001259F5">
            <w:pPr>
              <w:rPr>
                <w:rFonts w:cs="Arial"/>
              </w:rPr>
            </w:pPr>
            <w:r w:rsidRPr="001B1947">
              <w:rPr>
                <w:rFonts w:ascii="Arial" w:hAnsi="Arial" w:cs="Arial"/>
                <w:sz w:val="20"/>
                <w:lang w:val="en-US"/>
              </w:rPr>
              <w:t>Written by: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0DB83C" w14:textId="1CF0E06F" w:rsidR="00756A63" w:rsidRPr="00D146A0" w:rsidRDefault="00FB396E" w:rsidP="001259F5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Amalia Cacciatore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619676" w14:textId="35FA5DC1" w:rsidR="00756A63" w:rsidRPr="007609F2" w:rsidRDefault="00461070" w:rsidP="001259F5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i/>
                <w:iCs/>
              </w:rPr>
              <w:t>2</w:t>
            </w:r>
            <w:r w:rsidR="00C815D7">
              <w:rPr>
                <w:rFonts w:cs="Arial"/>
                <w:i/>
                <w:iCs/>
              </w:rPr>
              <w:t>8</w:t>
            </w:r>
            <w:r w:rsidR="00756A63" w:rsidRPr="002035D0">
              <w:rPr>
                <w:rFonts w:cs="Arial"/>
                <w:i/>
                <w:iCs/>
              </w:rPr>
              <w:t>/</w:t>
            </w:r>
            <w:r w:rsidR="00437CE7" w:rsidRPr="002035D0">
              <w:rPr>
                <w:rFonts w:cs="Arial"/>
                <w:i/>
                <w:iCs/>
              </w:rPr>
              <w:t>0</w:t>
            </w:r>
            <w:r w:rsidR="00F67338">
              <w:rPr>
                <w:rFonts w:cs="Arial"/>
                <w:i/>
                <w:iCs/>
              </w:rPr>
              <w:t>4</w:t>
            </w:r>
            <w:r w:rsidR="00756A63" w:rsidRPr="002035D0">
              <w:rPr>
                <w:rFonts w:cs="Arial"/>
                <w:i/>
                <w:iCs/>
              </w:rPr>
              <w:t>/</w:t>
            </w:r>
            <w:r w:rsidR="00AA20B3" w:rsidRPr="002035D0">
              <w:rPr>
                <w:rFonts w:cs="Arial"/>
                <w:i/>
                <w:iCs/>
              </w:rPr>
              <w:t>202</w:t>
            </w:r>
            <w:r w:rsidR="00F67338">
              <w:rPr>
                <w:rFonts w:cs="Arial"/>
                <w:i/>
                <w:iCs/>
              </w:rPr>
              <w:t>3</w:t>
            </w:r>
          </w:p>
        </w:tc>
      </w:tr>
      <w:tr w:rsidR="00756A63" w:rsidRPr="00A62808" w14:paraId="7C5980BA" w14:textId="77777777" w:rsidTr="790EE232">
        <w:trPr>
          <w:cantSplit/>
          <w:trHeight w:hRule="exact" w:val="397"/>
          <w:jc w:val="right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64CF98" w14:textId="77777777" w:rsidR="00756A63" w:rsidRPr="001B1947" w:rsidRDefault="00756A63" w:rsidP="001259F5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Verified by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7CBDA8" w14:textId="325EDE13" w:rsidR="00756A63" w:rsidRPr="00D146A0" w:rsidRDefault="00756A63" w:rsidP="001259F5">
            <w:pPr>
              <w:jc w:val="center"/>
              <w:rPr>
                <w:rFonts w:cs="Arial"/>
                <w:sz w:val="18"/>
                <w:szCs w:val="18"/>
              </w:rPr>
            </w:pPr>
            <w:r w:rsidRPr="790EE232">
              <w:rPr>
                <w:rFonts w:cs="Arial"/>
                <w:sz w:val="18"/>
                <w:szCs w:val="18"/>
              </w:rPr>
              <w:t>RT&amp;T</w:t>
            </w:r>
            <w:r w:rsidR="75C5F479" w:rsidRPr="790EE232">
              <w:rPr>
                <w:rFonts w:cs="Arial"/>
                <w:sz w:val="18"/>
                <w:szCs w:val="18"/>
              </w:rPr>
              <w:t>L</w:t>
            </w:r>
            <w:r w:rsidRPr="790EE232">
              <w:rPr>
                <w:rFonts w:cs="Arial"/>
                <w:sz w:val="18"/>
                <w:szCs w:val="18"/>
              </w:rPr>
              <w:t xml:space="preserve"> </w:t>
            </w:r>
            <w:r w:rsidR="00F67338">
              <w:rPr>
                <w:rFonts w:cs="Arial"/>
                <w:sz w:val="18"/>
                <w:szCs w:val="18"/>
              </w:rPr>
              <w:t>Lutech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849BCA" w14:textId="035FD0C9" w:rsidR="00756A63" w:rsidRPr="00622722" w:rsidRDefault="25394FF7" w:rsidP="790EE232">
            <w:pPr>
              <w:jc w:val="center"/>
              <w:rPr>
                <w:rFonts w:cs="Arial"/>
                <w:color w:val="000000" w:themeColor="text1"/>
              </w:rPr>
            </w:pPr>
            <w:r w:rsidRPr="790EE232">
              <w:rPr>
                <w:rFonts w:cs="Arial"/>
                <w:i/>
                <w:iCs/>
              </w:rPr>
              <w:t>GG/MM/AAAA</w:t>
            </w:r>
          </w:p>
        </w:tc>
      </w:tr>
      <w:tr w:rsidR="00756A63" w:rsidRPr="00A62808" w14:paraId="2FC67044" w14:textId="77777777" w:rsidTr="790EE232">
        <w:trPr>
          <w:cantSplit/>
          <w:trHeight w:hRule="exact" w:val="397"/>
          <w:jc w:val="right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AC5270" w14:textId="77777777" w:rsidR="00756A63" w:rsidRPr="00A62808" w:rsidRDefault="00756A63" w:rsidP="001259F5">
            <w:pPr>
              <w:rPr>
                <w:rFonts w:cs="Arial"/>
              </w:rPr>
            </w:pPr>
            <w:r w:rsidRPr="001B1947">
              <w:rPr>
                <w:rFonts w:ascii="Arial" w:hAnsi="Arial" w:cs="Arial"/>
                <w:sz w:val="20"/>
                <w:lang w:val="en-US"/>
              </w:rPr>
              <w:t>Approved by: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E357B2" w14:textId="5DF82F58" w:rsidR="00756A63" w:rsidRPr="00D146A0" w:rsidRDefault="00756A63" w:rsidP="001259F5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DTO</w:t>
            </w:r>
            <w:r w:rsidRPr="00D146A0">
              <w:rPr>
                <w:rFonts w:cs="Arial"/>
                <w:sz w:val="18"/>
                <w:szCs w:val="18"/>
              </w:rPr>
              <w:t xml:space="preserve"> Poste Italiane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A82CAB" w14:textId="77777777" w:rsidR="00756A63" w:rsidRPr="00622722" w:rsidRDefault="00756A63" w:rsidP="001259F5">
            <w:pPr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GG/MM/AAAA</w:t>
            </w:r>
          </w:p>
        </w:tc>
      </w:tr>
    </w:tbl>
    <w:p w14:paraId="0C7CB71F" w14:textId="77777777" w:rsidR="00AE7774" w:rsidRPr="006750D5" w:rsidRDefault="00AE7774" w:rsidP="00856D24">
      <w:pPr>
        <w:pStyle w:val="2Copertina"/>
        <w:rPr>
          <w:lang w:val="en-US"/>
        </w:rPr>
      </w:pPr>
      <w:r w:rsidRPr="006750D5">
        <w:rPr>
          <w:rStyle w:val="hps"/>
          <w:rFonts w:cs="Arial"/>
          <w:lang w:val="en-US"/>
        </w:rPr>
        <w:t>Distribution List</w:t>
      </w:r>
    </w:p>
    <w:p w14:paraId="2789C9EC" w14:textId="77777777" w:rsidR="00314BF1" w:rsidRPr="006750D5" w:rsidRDefault="00314BF1" w:rsidP="00AE7774">
      <w:pPr>
        <w:rPr>
          <w:rFonts w:ascii="Arial" w:hAnsi="Arial" w:cs="Arial"/>
          <w:lang w:val="en-US"/>
        </w:rPr>
      </w:pP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5487"/>
        <w:gridCol w:w="2168"/>
      </w:tblGrid>
      <w:tr w:rsidR="002135B2" w:rsidRPr="001B1947" w14:paraId="67BB6AB8" w14:textId="77777777" w:rsidTr="0085222D">
        <w:trPr>
          <w:trHeight w:val="329"/>
        </w:trPr>
        <w:tc>
          <w:tcPr>
            <w:tcW w:w="2268" w:type="dxa"/>
            <w:shd w:val="clear" w:color="auto" w:fill="F5F50B"/>
            <w:vAlign w:val="center"/>
          </w:tcPr>
          <w:p w14:paraId="7F9EBA81" w14:textId="77777777" w:rsidR="002135B2" w:rsidRPr="00290A6D" w:rsidRDefault="002135B2" w:rsidP="0085222D">
            <w:pPr>
              <w:pStyle w:val="Normalespaziato"/>
              <w:numPr>
                <w:ilvl w:val="12"/>
                <w:numId w:val="0"/>
              </w:numPr>
              <w:spacing w:after="0"/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</w:pPr>
            <w:r w:rsidRPr="00290A6D"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  <w:t>Name</w:t>
            </w:r>
          </w:p>
        </w:tc>
        <w:tc>
          <w:tcPr>
            <w:tcW w:w="5487" w:type="dxa"/>
            <w:shd w:val="clear" w:color="auto" w:fill="F5F50B"/>
            <w:vAlign w:val="center"/>
          </w:tcPr>
          <w:p w14:paraId="0765EEDD" w14:textId="77777777" w:rsidR="002135B2" w:rsidRPr="00290A6D" w:rsidRDefault="002135B2" w:rsidP="0085222D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</w:pPr>
            <w:r w:rsidRPr="00290A6D"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  <w:t>Reference</w:t>
            </w:r>
          </w:p>
        </w:tc>
        <w:tc>
          <w:tcPr>
            <w:tcW w:w="2168" w:type="dxa"/>
            <w:shd w:val="clear" w:color="auto" w:fill="F5F50B"/>
            <w:vAlign w:val="center"/>
          </w:tcPr>
          <w:p w14:paraId="6C893B78" w14:textId="77777777" w:rsidR="002135B2" w:rsidRPr="00290A6D" w:rsidRDefault="002135B2" w:rsidP="0085222D">
            <w:pPr>
              <w:pStyle w:val="Normalespaziato"/>
              <w:numPr>
                <w:ilvl w:val="12"/>
                <w:numId w:val="0"/>
              </w:numPr>
              <w:spacing w:after="0"/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</w:pPr>
            <w:r w:rsidRPr="00290A6D">
              <w:rPr>
                <w:rFonts w:ascii="Arial" w:hAnsi="Arial" w:cs="Arial"/>
                <w:b/>
                <w:bCs/>
                <w:color w:val="000000" w:themeColor="text1"/>
                <w:sz w:val="20"/>
                <w:lang w:val="en-US"/>
              </w:rPr>
              <w:t>Role</w:t>
            </w:r>
          </w:p>
        </w:tc>
      </w:tr>
      <w:tr w:rsidR="003B0D19" w:rsidRPr="001B1947" w14:paraId="17C65C49" w14:textId="77777777" w:rsidTr="0085222D">
        <w:trPr>
          <w:trHeight w:val="231"/>
        </w:trPr>
        <w:tc>
          <w:tcPr>
            <w:tcW w:w="2268" w:type="dxa"/>
            <w:vAlign w:val="center"/>
          </w:tcPr>
          <w:p w14:paraId="1BFA0610" w14:textId="674FD882" w:rsidR="003B0D19" w:rsidRDefault="003B0D19" w:rsidP="003B0D19">
            <w:pPr>
              <w:pStyle w:val="Normalespaziato"/>
              <w:numPr>
                <w:ilvl w:val="12"/>
                <w:numId w:val="0"/>
              </w:numPr>
              <w:spacing w:after="0"/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Antonio</w:t>
            </w:r>
            <w:r w:rsidR="00E011D3">
              <w:rPr>
                <w:rFonts w:ascii="Arial" w:hAnsi="Arial" w:cs="Arial"/>
                <w:sz w:val="20"/>
                <w:lang w:val="en-US"/>
              </w:rPr>
              <w:t xml:space="preserve"> Forino</w:t>
            </w:r>
          </w:p>
        </w:tc>
        <w:tc>
          <w:tcPr>
            <w:tcW w:w="5487" w:type="dxa"/>
            <w:vAlign w:val="center"/>
          </w:tcPr>
          <w:p w14:paraId="61C758E5" w14:textId="45915CE5" w:rsidR="003B0D19" w:rsidRDefault="00EC05A2" w:rsidP="003B0D19">
            <w:pPr>
              <w:pStyle w:val="Normalespaziato"/>
              <w:numPr>
                <w:ilvl w:val="12"/>
                <w:numId w:val="0"/>
              </w:numPr>
              <w:spacing w:after="0"/>
              <w:rPr>
                <w:rStyle w:val="Collegamentoipertestuale"/>
                <w:rFonts w:ascii="Arial" w:hAnsi="Arial" w:cs="Arial"/>
                <w:sz w:val="20"/>
                <w:lang w:val="en-US"/>
              </w:rPr>
            </w:pPr>
            <w:hyperlink r:id="rId11" w:history="1">
              <w:r w:rsidR="003B0D19" w:rsidRPr="001B3A86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t>antonio.forino@posteitaliane.it</w:t>
              </w:r>
            </w:hyperlink>
          </w:p>
        </w:tc>
        <w:tc>
          <w:tcPr>
            <w:tcW w:w="2168" w:type="dxa"/>
          </w:tcPr>
          <w:p w14:paraId="37AA352A" w14:textId="0DBA1570" w:rsidR="003B0D19" w:rsidRPr="007D2527" w:rsidRDefault="003B0D19" w:rsidP="003B0D19">
            <w:pPr>
              <w:tabs>
                <w:tab w:val="right" w:pos="2412"/>
              </w:tabs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DTO </w:t>
            </w:r>
            <w:r>
              <w:rPr>
                <w:rFonts w:ascii="Arial" w:hAnsi="Arial" w:cs="Arial"/>
                <w:sz w:val="20"/>
                <w:lang w:val="en-US"/>
              </w:rPr>
              <w:t>–</w:t>
            </w:r>
            <w:r w:rsidRPr="001B3A86">
              <w:rPr>
                <w:rFonts w:ascii="Arial" w:hAnsi="Arial" w:cs="Arial"/>
                <w:sz w:val="20"/>
                <w:lang w:val="en-US"/>
              </w:rPr>
              <w:t xml:space="preserve"> Poste</w:t>
            </w:r>
          </w:p>
        </w:tc>
      </w:tr>
      <w:tr w:rsidR="003B0D19" w:rsidRPr="001B1947" w14:paraId="1FB382C6" w14:textId="77777777" w:rsidTr="0085222D">
        <w:trPr>
          <w:trHeight w:val="231"/>
        </w:trPr>
        <w:tc>
          <w:tcPr>
            <w:tcW w:w="2268" w:type="dxa"/>
            <w:vAlign w:val="center"/>
          </w:tcPr>
          <w:p w14:paraId="2FCF0FB2" w14:textId="39E9D205" w:rsidR="003B0D19" w:rsidRPr="001B1947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Vito</w:t>
            </w:r>
            <w:r w:rsidR="00E011D3">
              <w:rPr>
                <w:rFonts w:ascii="Arial" w:hAnsi="Arial" w:cs="Arial"/>
                <w:sz w:val="20"/>
                <w:lang w:val="en-US"/>
              </w:rPr>
              <w:t xml:space="preserve"> Lecci</w:t>
            </w:r>
          </w:p>
        </w:tc>
        <w:tc>
          <w:tcPr>
            <w:tcW w:w="5487" w:type="dxa"/>
            <w:vAlign w:val="center"/>
          </w:tcPr>
          <w:p w14:paraId="3599FBD4" w14:textId="5CCCCC6C" w:rsidR="003B0D19" w:rsidRPr="001B1947" w:rsidRDefault="00EC05A2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hyperlink r:id="rId12" w:history="1">
              <w:r w:rsidR="003B0D19" w:rsidRPr="001B3A86">
                <w:rPr>
                  <w:rStyle w:val="Collegamentoipertestuale"/>
                  <w:rFonts w:ascii="Arial" w:hAnsi="Arial" w:cs="Arial"/>
                  <w:sz w:val="20"/>
                </w:rPr>
                <w:t>vito.lecci@posteitaliane.it</w:t>
              </w:r>
            </w:hyperlink>
          </w:p>
        </w:tc>
        <w:tc>
          <w:tcPr>
            <w:tcW w:w="2168" w:type="dxa"/>
          </w:tcPr>
          <w:p w14:paraId="6F5EB786" w14:textId="0C2E23F8" w:rsidR="003B0D19" w:rsidRPr="007D2527" w:rsidRDefault="003B0D19" w:rsidP="003B0D19">
            <w:pPr>
              <w:rPr>
                <w:rFonts w:ascii="Arial" w:hAnsi="Arial" w:cs="Arial"/>
                <w:sz w:val="20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DTO </w:t>
            </w:r>
            <w:r>
              <w:rPr>
                <w:rFonts w:ascii="Arial" w:hAnsi="Arial" w:cs="Arial"/>
                <w:sz w:val="20"/>
                <w:lang w:val="en-US"/>
              </w:rPr>
              <w:t>–</w:t>
            </w:r>
            <w:r w:rsidRPr="001B3A86">
              <w:rPr>
                <w:rFonts w:ascii="Arial" w:hAnsi="Arial" w:cs="Arial"/>
                <w:sz w:val="20"/>
                <w:lang w:val="en-US"/>
              </w:rPr>
              <w:t xml:space="preserve"> Poste</w:t>
            </w:r>
          </w:p>
        </w:tc>
      </w:tr>
      <w:tr w:rsidR="003B0D19" w:rsidRPr="00B25DF0" w14:paraId="1B6FDAF1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43F6649B" w14:textId="66952B61" w:rsidR="003B0D19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Alessandro Gatta</w:t>
            </w:r>
          </w:p>
        </w:tc>
        <w:tc>
          <w:tcPr>
            <w:tcW w:w="5487" w:type="dxa"/>
            <w:vAlign w:val="center"/>
          </w:tcPr>
          <w:p w14:paraId="5E7E5A49" w14:textId="46A67E86" w:rsidR="003B0D19" w:rsidRDefault="00EC05A2" w:rsidP="003B0D19">
            <w:pPr>
              <w:numPr>
                <w:ilvl w:val="12"/>
                <w:numId w:val="0"/>
              </w:numPr>
            </w:pPr>
            <w:hyperlink r:id="rId13" w:history="1">
              <w:r w:rsidR="003B0D19" w:rsidRPr="001B3A86">
                <w:rPr>
                  <w:rStyle w:val="Collegamentoipertestuale"/>
                  <w:rFonts w:ascii="Arial" w:hAnsi="Arial" w:cs="Arial"/>
                  <w:sz w:val="20"/>
                </w:rPr>
                <w:t>alessandro.gatta@posteitaliane.it</w:t>
              </w:r>
            </w:hyperlink>
          </w:p>
        </w:tc>
        <w:tc>
          <w:tcPr>
            <w:tcW w:w="2168" w:type="dxa"/>
          </w:tcPr>
          <w:p w14:paraId="305A8367" w14:textId="3D4CF975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DTO </w:t>
            </w:r>
            <w:r>
              <w:rPr>
                <w:rFonts w:ascii="Arial" w:hAnsi="Arial" w:cs="Arial"/>
                <w:sz w:val="20"/>
                <w:lang w:val="en-US"/>
              </w:rPr>
              <w:t>–</w:t>
            </w:r>
            <w:r w:rsidRPr="001B3A86">
              <w:rPr>
                <w:rFonts w:ascii="Arial" w:hAnsi="Arial" w:cs="Arial"/>
                <w:sz w:val="20"/>
                <w:lang w:val="en-US"/>
              </w:rPr>
              <w:t xml:space="preserve"> Poste</w:t>
            </w:r>
          </w:p>
        </w:tc>
      </w:tr>
      <w:tr w:rsidR="003B0D19" w:rsidRPr="00B25DF0" w14:paraId="0C893776" w14:textId="77777777" w:rsidTr="0085222D">
        <w:trPr>
          <w:trHeight w:val="247"/>
        </w:trPr>
        <w:tc>
          <w:tcPr>
            <w:tcW w:w="2268" w:type="dxa"/>
          </w:tcPr>
          <w:p w14:paraId="2D2EFED5" w14:textId="32EBA88A" w:rsidR="003B0D19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Vincenzo Genova</w:t>
            </w:r>
          </w:p>
        </w:tc>
        <w:tc>
          <w:tcPr>
            <w:tcW w:w="5487" w:type="dxa"/>
            <w:vAlign w:val="center"/>
          </w:tcPr>
          <w:p w14:paraId="7EF2FC74" w14:textId="3DBB5DAA" w:rsidR="003B0D19" w:rsidRDefault="00EC05A2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hyperlink r:id="rId14" w:history="1">
              <w:r w:rsidR="003B0D19" w:rsidRPr="001B3A86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t>vincenzo.genova@posteitaliane.it</w:t>
              </w:r>
            </w:hyperlink>
          </w:p>
        </w:tc>
        <w:tc>
          <w:tcPr>
            <w:tcW w:w="2168" w:type="dxa"/>
          </w:tcPr>
          <w:p w14:paraId="4ACBEE7E" w14:textId="5799E614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DTO </w:t>
            </w:r>
            <w:r>
              <w:rPr>
                <w:rFonts w:ascii="Arial" w:hAnsi="Arial" w:cs="Arial"/>
                <w:sz w:val="20"/>
                <w:lang w:val="en-US"/>
              </w:rPr>
              <w:t>–</w:t>
            </w:r>
            <w:r w:rsidRPr="001B3A86">
              <w:rPr>
                <w:rFonts w:ascii="Arial" w:hAnsi="Arial" w:cs="Arial"/>
                <w:sz w:val="20"/>
                <w:lang w:val="en-US"/>
              </w:rPr>
              <w:t xml:space="preserve"> Poste</w:t>
            </w:r>
          </w:p>
        </w:tc>
      </w:tr>
      <w:tr w:rsidR="00FC2157" w:rsidRPr="00B25DF0" w14:paraId="0E5523A6" w14:textId="77777777" w:rsidTr="0085222D">
        <w:trPr>
          <w:trHeight w:val="247"/>
        </w:trPr>
        <w:tc>
          <w:tcPr>
            <w:tcW w:w="2268" w:type="dxa"/>
          </w:tcPr>
          <w:p w14:paraId="00F40968" w14:textId="4B59DD83" w:rsidR="00FC2157" w:rsidRPr="001B3A86" w:rsidRDefault="00FC2157" w:rsidP="00FC2157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Marichita Petrone</w:t>
            </w:r>
          </w:p>
        </w:tc>
        <w:tc>
          <w:tcPr>
            <w:tcW w:w="5487" w:type="dxa"/>
            <w:vAlign w:val="center"/>
          </w:tcPr>
          <w:p w14:paraId="2D19850B" w14:textId="5193CD1F" w:rsidR="00FC2157" w:rsidRDefault="00EC05A2" w:rsidP="00FC2157">
            <w:pPr>
              <w:numPr>
                <w:ilvl w:val="12"/>
                <w:numId w:val="0"/>
              </w:numPr>
            </w:pPr>
            <w:hyperlink r:id="rId15" w:history="1">
              <w:r w:rsidR="00FC2157">
                <w:rPr>
                  <w:rStyle w:val="Collegamentoipertestuale"/>
                  <w:rFonts w:cs="Arial"/>
                  <w:sz w:val="20"/>
                  <w:lang w:val="en-US"/>
                </w:rPr>
                <w:t>marichita.petrone@posteitaliane.it</w:t>
              </w:r>
            </w:hyperlink>
          </w:p>
        </w:tc>
        <w:tc>
          <w:tcPr>
            <w:tcW w:w="2168" w:type="dxa"/>
          </w:tcPr>
          <w:p w14:paraId="4711BB8E" w14:textId="2E30F2A2" w:rsidR="00FC2157" w:rsidRPr="001B3A86" w:rsidRDefault="00FC2157" w:rsidP="00FC215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DTO – Poste</w:t>
            </w:r>
          </w:p>
        </w:tc>
      </w:tr>
      <w:tr w:rsidR="00FC2157" w:rsidRPr="00B25DF0" w14:paraId="6D8D356A" w14:textId="77777777" w:rsidTr="0085222D">
        <w:trPr>
          <w:trHeight w:val="247"/>
        </w:trPr>
        <w:tc>
          <w:tcPr>
            <w:tcW w:w="2268" w:type="dxa"/>
          </w:tcPr>
          <w:p w14:paraId="3282AB9E" w14:textId="26D8F88F" w:rsidR="00FC2157" w:rsidRPr="001B3A86" w:rsidRDefault="00FC2157" w:rsidP="00FC2157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Francesco Maragno</w:t>
            </w:r>
          </w:p>
        </w:tc>
        <w:tc>
          <w:tcPr>
            <w:tcW w:w="5487" w:type="dxa"/>
            <w:vAlign w:val="center"/>
          </w:tcPr>
          <w:p w14:paraId="59FE9767" w14:textId="6CC45944" w:rsidR="00FC2157" w:rsidRDefault="00EC05A2" w:rsidP="00FC2157">
            <w:pPr>
              <w:numPr>
                <w:ilvl w:val="12"/>
                <w:numId w:val="0"/>
              </w:numPr>
            </w:pPr>
            <w:hyperlink r:id="rId16" w:history="1">
              <w:r w:rsidR="00FC2157">
                <w:rPr>
                  <w:rStyle w:val="Collegamentoipertestuale"/>
                  <w:rFonts w:cs="Arial"/>
                  <w:sz w:val="20"/>
                  <w:lang w:val="en-US"/>
                </w:rPr>
                <w:t>francesco.maragno@posteitaliane.it</w:t>
              </w:r>
            </w:hyperlink>
          </w:p>
        </w:tc>
        <w:tc>
          <w:tcPr>
            <w:tcW w:w="2168" w:type="dxa"/>
          </w:tcPr>
          <w:p w14:paraId="17031D71" w14:textId="43A1854E" w:rsidR="00FC2157" w:rsidRPr="001B3A86" w:rsidRDefault="00FC2157" w:rsidP="00FC215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DTO – Poste</w:t>
            </w:r>
          </w:p>
        </w:tc>
      </w:tr>
      <w:tr w:rsidR="003B0D19" w:rsidRPr="00B25DF0" w14:paraId="0AB02AA6" w14:textId="77777777" w:rsidTr="0085222D">
        <w:trPr>
          <w:trHeight w:val="247"/>
        </w:trPr>
        <w:tc>
          <w:tcPr>
            <w:tcW w:w="2268" w:type="dxa"/>
          </w:tcPr>
          <w:p w14:paraId="7C08136A" w14:textId="67734917" w:rsidR="003B0D19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872708">
              <w:rPr>
                <w:rFonts w:ascii="Arial" w:hAnsi="Arial" w:cs="Arial"/>
                <w:sz w:val="20"/>
                <w:lang w:val="en-US"/>
              </w:rPr>
              <w:t>Maria Cristina Fiori</w:t>
            </w:r>
          </w:p>
        </w:tc>
        <w:tc>
          <w:tcPr>
            <w:tcW w:w="5487" w:type="dxa"/>
            <w:vAlign w:val="center"/>
          </w:tcPr>
          <w:p w14:paraId="5CDDC9B5" w14:textId="2AC2250B" w:rsidR="003B0D19" w:rsidRDefault="00EC05A2" w:rsidP="003B0D19">
            <w:pPr>
              <w:numPr>
                <w:ilvl w:val="12"/>
                <w:numId w:val="0"/>
              </w:numPr>
            </w:pPr>
            <w:hyperlink r:id="rId17" w:history="1">
              <w:r w:rsidR="003B0D19" w:rsidRPr="00F312D6">
                <w:rPr>
                  <w:rStyle w:val="Collegamentoipertestuale"/>
                  <w:rFonts w:ascii="Arial" w:hAnsi="Arial" w:cs="Arial"/>
                  <w:sz w:val="20"/>
                </w:rPr>
                <w:t>mariac.fior@posteitaliane.it</w:t>
              </w:r>
            </w:hyperlink>
          </w:p>
        </w:tc>
        <w:tc>
          <w:tcPr>
            <w:tcW w:w="2168" w:type="dxa"/>
          </w:tcPr>
          <w:p w14:paraId="43901CDD" w14:textId="149306E4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872708">
              <w:rPr>
                <w:rFonts w:ascii="Arial" w:hAnsi="Arial" w:cs="Arial"/>
                <w:sz w:val="20"/>
                <w:lang w:val="en-US"/>
              </w:rPr>
              <w:t xml:space="preserve">DTO </w:t>
            </w:r>
            <w:r>
              <w:rPr>
                <w:rFonts w:ascii="Arial" w:hAnsi="Arial" w:cs="Arial"/>
                <w:sz w:val="20"/>
                <w:lang w:val="en-US"/>
              </w:rPr>
              <w:t>–</w:t>
            </w:r>
            <w:r w:rsidRPr="00872708">
              <w:rPr>
                <w:rFonts w:ascii="Arial" w:hAnsi="Arial" w:cs="Arial"/>
                <w:sz w:val="20"/>
                <w:lang w:val="en-US"/>
              </w:rPr>
              <w:t xml:space="preserve"> Poste</w:t>
            </w:r>
          </w:p>
        </w:tc>
      </w:tr>
      <w:tr w:rsidR="003B0D19" w:rsidRPr="00B25DF0" w14:paraId="7BFE9508" w14:textId="77777777" w:rsidTr="0085222D">
        <w:trPr>
          <w:trHeight w:val="247"/>
        </w:trPr>
        <w:tc>
          <w:tcPr>
            <w:tcW w:w="2268" w:type="dxa"/>
          </w:tcPr>
          <w:p w14:paraId="6575A37D" w14:textId="1B756F15" w:rsidR="003B0D19" w:rsidRDefault="003B0D19" w:rsidP="003B0D19">
            <w:pPr>
              <w:numPr>
                <w:ilvl w:val="12"/>
                <w:numId w:val="0"/>
              </w:num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Team Collaudo</w:t>
            </w:r>
          </w:p>
        </w:tc>
        <w:tc>
          <w:tcPr>
            <w:tcW w:w="5487" w:type="dxa"/>
            <w:vAlign w:val="center"/>
          </w:tcPr>
          <w:p w14:paraId="6D0DDCCE" w14:textId="5E270E5B" w:rsidR="003B0D19" w:rsidRPr="004E4DE2" w:rsidRDefault="00EC05A2" w:rsidP="003B0D19">
            <w:pPr>
              <w:numPr>
                <w:ilvl w:val="12"/>
                <w:numId w:val="0"/>
              </w:numPr>
              <w:jc w:val="left"/>
              <w:rPr>
                <w:rStyle w:val="Collegamentoipertestuale"/>
              </w:rPr>
            </w:pPr>
            <w:hyperlink r:id="rId18" w:history="1">
              <w:r w:rsidR="003B0D19" w:rsidRPr="00F312D6">
                <w:rPr>
                  <w:rStyle w:val="Collegamentoipertestuale"/>
                  <w:rFonts w:ascii="Arial" w:hAnsi="Arial" w:cs="Arial"/>
                  <w:sz w:val="20"/>
                </w:rPr>
                <w:t>teamBOA@exprivia.com</w:t>
              </w:r>
            </w:hyperlink>
          </w:p>
        </w:tc>
        <w:tc>
          <w:tcPr>
            <w:tcW w:w="2168" w:type="dxa"/>
          </w:tcPr>
          <w:p w14:paraId="47DCC857" w14:textId="1A863892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Team Collaudo</w:t>
            </w:r>
          </w:p>
        </w:tc>
      </w:tr>
      <w:tr w:rsidR="003B0D19" w:rsidRPr="00B25DF0" w14:paraId="497A67A7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70A85588" w14:textId="4E451463" w:rsidR="003B0D19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Marcello Maio</w:t>
            </w:r>
          </w:p>
        </w:tc>
        <w:tc>
          <w:tcPr>
            <w:tcW w:w="5487" w:type="dxa"/>
            <w:vAlign w:val="center"/>
          </w:tcPr>
          <w:p w14:paraId="04E6258A" w14:textId="1FF97725" w:rsidR="003B0D19" w:rsidRPr="001B1947" w:rsidRDefault="003C711D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lang w:val="en-US"/>
              </w:rPr>
              <w:instrText>HYPERLINK "mailto:</w:instrText>
            </w:r>
            <w:r w:rsidRPr="003C711D">
              <w:rPr>
                <w:rFonts w:ascii="Arial" w:hAnsi="Arial" w:cs="Arial"/>
                <w:sz w:val="20"/>
                <w:lang w:val="en-US"/>
              </w:rPr>
              <w:instrText>marcello.maio@</w:instrText>
            </w:r>
            <w:ins w:id="10" w:author="Amalia Cacciatore" w:date="2023-11-27T11:37:00Z">
              <w:r w:rsidRPr="003C711D">
                <w:rPr>
                  <w:rFonts w:ascii="Arial" w:hAnsi="Arial" w:cs="Arial"/>
                  <w:sz w:val="20"/>
                  <w:lang w:val="en-US"/>
                </w:rPr>
                <w:instrText>lutech.it</w:instrText>
              </w:r>
            </w:ins>
            <w:r>
              <w:rPr>
                <w:rFonts w:ascii="Arial" w:hAnsi="Arial" w:cs="Arial"/>
                <w:sz w:val="20"/>
                <w:lang w:val="en-US"/>
              </w:rPr>
              <w:instrText>"</w:instrText>
            </w:r>
            <w:r>
              <w:rPr>
                <w:rFonts w:ascii="Arial" w:hAnsi="Arial" w:cs="Arial"/>
                <w:sz w:val="20"/>
                <w:lang w:val="en-US"/>
              </w:rPr>
            </w:r>
            <w:r>
              <w:rPr>
                <w:rFonts w:ascii="Arial" w:hAnsi="Arial" w:cs="Arial"/>
                <w:sz w:val="20"/>
                <w:lang w:val="en-US"/>
              </w:rPr>
              <w:fldChar w:fldCharType="separate"/>
            </w:r>
            <w:r w:rsidRPr="005678C7">
              <w:rPr>
                <w:rStyle w:val="Collegamentoipertestuale"/>
                <w:rFonts w:ascii="Arial" w:hAnsi="Arial" w:cs="Arial"/>
                <w:sz w:val="20"/>
                <w:lang w:val="en-US"/>
              </w:rPr>
              <w:t>marcello.maio@</w:t>
            </w:r>
            <w:del w:id="11" w:author="Amalia Cacciatore" w:date="2023-11-27T11:37:00Z">
              <w:r w:rsidRPr="005678C7" w:rsidDel="00905285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delText>atos.net</w:delText>
              </w:r>
            </w:del>
            <w:ins w:id="12" w:author="Amalia Cacciatore" w:date="2023-11-27T11:37:00Z">
              <w:r w:rsidRPr="005678C7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t>lutech.it</w:t>
              </w:r>
            </w:ins>
            <w:r>
              <w:rPr>
                <w:rFonts w:ascii="Arial" w:hAnsi="Arial" w:cs="Arial"/>
                <w:sz w:val="20"/>
                <w:lang w:val="en-US"/>
              </w:rPr>
              <w:fldChar w:fldCharType="end"/>
            </w:r>
          </w:p>
        </w:tc>
        <w:tc>
          <w:tcPr>
            <w:tcW w:w="2168" w:type="dxa"/>
          </w:tcPr>
          <w:p w14:paraId="0C3ADE9A" w14:textId="5EB55FCE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RT </w:t>
            </w:r>
            <w:r w:rsidR="006E131B"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3B0D19" w:rsidRPr="00B25DF0" w14:paraId="63A087A5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76381969" w14:textId="6600E978" w:rsidR="003B0D19" w:rsidRDefault="003B0D19" w:rsidP="003B0D1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Stefano Pintore</w:t>
            </w:r>
          </w:p>
        </w:tc>
        <w:tc>
          <w:tcPr>
            <w:tcW w:w="5487" w:type="dxa"/>
            <w:vAlign w:val="center"/>
          </w:tcPr>
          <w:p w14:paraId="6133C44F" w14:textId="195D78C8" w:rsidR="003B0D19" w:rsidRDefault="00EC05A2" w:rsidP="003B0D19">
            <w:pPr>
              <w:numPr>
                <w:ilvl w:val="12"/>
                <w:numId w:val="0"/>
              </w:numPr>
            </w:pPr>
            <w:r>
              <w:fldChar w:fldCharType="begin"/>
            </w:r>
            <w:r>
              <w:instrText>HYPERLINK "mailto:stefano.pintore@atos.net"</w:instrText>
            </w:r>
            <w:r>
              <w:fldChar w:fldCharType="separate"/>
            </w:r>
            <w:r w:rsidR="003B0D19" w:rsidRPr="001B3A86">
              <w:rPr>
                <w:rStyle w:val="Collegamentoipertestuale"/>
                <w:rFonts w:ascii="Arial" w:hAnsi="Arial" w:cs="Arial"/>
                <w:sz w:val="20"/>
                <w:lang w:val="en-US"/>
              </w:rPr>
              <w:t>stefano.pintore@</w:t>
            </w:r>
            <w:ins w:id="13" w:author="Amalia Cacciatore" w:date="2023-11-27T11:53:00Z">
              <w:r w:rsidR="00856D24" w:rsidRPr="00856D24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t>lutech.it</w:t>
              </w:r>
            </w:ins>
            <w:del w:id="14" w:author="Amalia Cacciatore" w:date="2023-11-27T11:53:00Z">
              <w:r w:rsidR="003B0D19" w:rsidRPr="001B3A86" w:rsidDel="00856D24">
                <w:rPr>
                  <w:rStyle w:val="Collegamentoipertestuale"/>
                  <w:rFonts w:ascii="Arial" w:hAnsi="Arial" w:cs="Arial"/>
                  <w:sz w:val="20"/>
                  <w:lang w:val="en-US"/>
                </w:rPr>
                <w:delText>atos.net</w:delText>
              </w:r>
            </w:del>
            <w:r>
              <w:rPr>
                <w:rStyle w:val="Collegamentoipertestuale"/>
                <w:rFonts w:ascii="Arial" w:hAnsi="Arial" w:cs="Arial"/>
                <w:sz w:val="20"/>
                <w:lang w:val="en-US"/>
              </w:rPr>
              <w:fldChar w:fldCharType="end"/>
            </w:r>
          </w:p>
        </w:tc>
        <w:tc>
          <w:tcPr>
            <w:tcW w:w="2168" w:type="dxa"/>
          </w:tcPr>
          <w:p w14:paraId="19FEEB96" w14:textId="564A1B25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TL </w:t>
            </w:r>
            <w:r w:rsidR="006E131B"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3B0D19" w14:paraId="6E444293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0FCBA4B7" w14:textId="7F1E2DA3" w:rsidR="003B0D19" w:rsidRPr="00D866DC" w:rsidRDefault="003B0D19" w:rsidP="003B0D19">
            <w:pPr>
              <w:spacing w:line="259" w:lineRule="auto"/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Botta Gennaro</w:t>
            </w:r>
          </w:p>
        </w:tc>
        <w:tc>
          <w:tcPr>
            <w:tcW w:w="5487" w:type="dxa"/>
            <w:vAlign w:val="center"/>
          </w:tcPr>
          <w:p w14:paraId="127AAAD1" w14:textId="6C7ED3C4" w:rsidR="003B0D19" w:rsidRDefault="00EC05A2" w:rsidP="003B0D19">
            <w:r>
              <w:fldChar w:fldCharType="begin"/>
            </w:r>
            <w:r>
              <w:instrText>HYPERLINK "mailto:gennaro.botta@atos.net"</w:instrText>
            </w:r>
            <w:r>
              <w:fldChar w:fldCharType="separate"/>
            </w:r>
            <w:r w:rsidR="003B0D19" w:rsidRPr="001B3A86">
              <w:rPr>
                <w:rStyle w:val="Collegamentoipertestuale"/>
                <w:rFonts w:ascii="Arial" w:hAnsi="Arial" w:cs="Arial"/>
                <w:sz w:val="20"/>
              </w:rPr>
              <w:t>gennaro.botta@</w:t>
            </w:r>
            <w:ins w:id="15" w:author="Amalia Cacciatore" w:date="2023-11-27T11:54:00Z">
              <w:r w:rsidR="00856D24" w:rsidRPr="00856D24">
                <w:rPr>
                  <w:rStyle w:val="Collegamentoipertestuale"/>
                  <w:rFonts w:ascii="Arial" w:hAnsi="Arial" w:cs="Arial"/>
                  <w:sz w:val="20"/>
                </w:rPr>
                <w:t>lutech.it</w:t>
              </w:r>
            </w:ins>
            <w:del w:id="16" w:author="Amalia Cacciatore" w:date="2023-11-27T11:54:00Z">
              <w:r w:rsidR="003B0D19" w:rsidRPr="001B3A86" w:rsidDel="00856D24">
                <w:rPr>
                  <w:rStyle w:val="Collegamentoipertestuale"/>
                  <w:rFonts w:ascii="Arial" w:hAnsi="Arial" w:cs="Arial"/>
                  <w:sz w:val="20"/>
                </w:rPr>
                <w:delText>atos.net</w:delText>
              </w:r>
            </w:del>
            <w:r>
              <w:rPr>
                <w:rStyle w:val="Collegamentoipertestuale"/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68" w:type="dxa"/>
          </w:tcPr>
          <w:p w14:paraId="06F7DF75" w14:textId="5FAB2EF3" w:rsidR="003B0D19" w:rsidRPr="007D2527" w:rsidRDefault="003B0D19" w:rsidP="003B0D1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TM </w:t>
            </w:r>
            <w:r w:rsidR="006E131B"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6F1329" w14:paraId="1181355D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0C795AE8" w14:textId="5071E631" w:rsidR="006F1329" w:rsidRPr="001B3A86" w:rsidRDefault="006F1329" w:rsidP="006F1329">
            <w:pPr>
              <w:spacing w:line="259" w:lineRule="auto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Simona Zarro</w:t>
            </w:r>
          </w:p>
        </w:tc>
        <w:tc>
          <w:tcPr>
            <w:tcW w:w="5487" w:type="dxa"/>
            <w:vAlign w:val="center"/>
          </w:tcPr>
          <w:p w14:paraId="26A13EE3" w14:textId="1AF82F7A" w:rsidR="006F1329" w:rsidRDefault="003F125D" w:rsidP="006F1329">
            <w:ins w:id="17" w:author="Amalia Cacciatore" w:date="2023-11-27T12:09:00Z">
              <w:r>
                <w:rPr>
                  <w:rFonts w:ascii="Arial" w:hAnsi="Arial" w:cs="Arial"/>
                  <w:sz w:val="20"/>
                </w:rPr>
                <w:fldChar w:fldCharType="begin"/>
              </w:r>
              <w:r>
                <w:rPr>
                  <w:rFonts w:ascii="Arial" w:hAnsi="Arial" w:cs="Arial"/>
                  <w:sz w:val="20"/>
                </w:rPr>
                <w:instrText>HYPERLINK "mailto:</w:instrText>
              </w:r>
            </w:ins>
            <w:r w:rsidRPr="003F125D">
              <w:rPr>
                <w:rFonts w:ascii="Arial" w:hAnsi="Arial" w:cs="Arial"/>
                <w:sz w:val="20"/>
                <w:rPrChange w:id="18" w:author="Amalia Cacciatore" w:date="2023-11-27T12:09:00Z">
                  <w:rPr>
                    <w:rStyle w:val="Collegamentoipertestuale"/>
                    <w:rFonts w:ascii="Arial" w:hAnsi="Arial" w:cs="Arial"/>
                    <w:sz w:val="20"/>
                  </w:rPr>
                </w:rPrChange>
              </w:rPr>
              <w:instrText>simona.zarro@</w:instrText>
            </w:r>
            <w:ins w:id="19" w:author="Amalia Cacciatore" w:date="2023-11-27T12:08:00Z">
              <w:r w:rsidRPr="003F125D">
                <w:rPr>
                  <w:rFonts w:ascii="Arial" w:hAnsi="Arial" w:cs="Arial"/>
                  <w:sz w:val="20"/>
                  <w:rPrChange w:id="20" w:author="Amalia Cacciatore" w:date="2023-11-27T12:09:00Z">
                    <w:rPr>
                      <w:rStyle w:val="Collegamentoipertestuale"/>
                      <w:rFonts w:ascii="Arial" w:hAnsi="Arial" w:cs="Arial"/>
                      <w:sz w:val="20"/>
                    </w:rPr>
                  </w:rPrChange>
                </w:rPr>
                <w:instrText>lutech.it</w:instrText>
              </w:r>
              <w:r w:rsidRPr="003F125D" w:rsidDel="003F125D">
                <w:rPr>
                  <w:rFonts w:ascii="Arial" w:hAnsi="Arial" w:cs="Arial"/>
                  <w:sz w:val="20"/>
                  <w:rPrChange w:id="21" w:author="Amalia Cacciatore" w:date="2023-11-27T12:09:00Z">
                    <w:rPr>
                      <w:rStyle w:val="Collegamentoipertestuale"/>
                      <w:rFonts w:ascii="Arial" w:hAnsi="Arial" w:cs="Arial"/>
                      <w:sz w:val="20"/>
                    </w:rPr>
                  </w:rPrChange>
                </w:rPr>
                <w:instrText xml:space="preserve"> </w:instrText>
              </w:r>
            </w:ins>
            <w:ins w:id="22" w:author="Amalia Cacciatore" w:date="2023-11-27T12:09:00Z">
              <w:r>
                <w:rPr>
                  <w:rFonts w:ascii="Arial" w:hAnsi="Arial" w:cs="Arial"/>
                  <w:sz w:val="20"/>
                </w:rPr>
                <w:instrText>"</w:instrText>
              </w:r>
              <w:r>
                <w:rPr>
                  <w:rFonts w:ascii="Arial" w:hAnsi="Arial" w:cs="Arial"/>
                  <w:sz w:val="20"/>
                </w:rPr>
                <w:fldChar w:fldCharType="separate"/>
              </w:r>
            </w:ins>
            <w:r w:rsidRPr="003F125D">
              <w:rPr>
                <w:rStyle w:val="Collegamentoipertestuale"/>
                <w:rFonts w:ascii="Arial" w:hAnsi="Arial" w:cs="Arial"/>
                <w:sz w:val="20"/>
              </w:rPr>
              <w:t>simona.zarro@</w:t>
            </w:r>
            <w:ins w:id="23" w:author="Amalia Cacciatore" w:date="2023-11-27T12:08:00Z">
              <w:r w:rsidRPr="003F125D">
                <w:rPr>
                  <w:rStyle w:val="Collegamentoipertestuale"/>
                  <w:rFonts w:ascii="Arial" w:hAnsi="Arial" w:cs="Arial"/>
                  <w:sz w:val="20"/>
                </w:rPr>
                <w:t>lutech.it</w:t>
              </w:r>
              <w:r w:rsidRPr="003F125D" w:rsidDel="003F125D">
                <w:rPr>
                  <w:rStyle w:val="Collegamentoipertestuale"/>
                  <w:rFonts w:ascii="Arial" w:hAnsi="Arial" w:cs="Arial"/>
                  <w:sz w:val="20"/>
                </w:rPr>
                <w:t xml:space="preserve"> </w:t>
              </w:r>
            </w:ins>
            <w:del w:id="24" w:author="Amalia Cacciatore" w:date="2023-11-27T12:08:00Z">
              <w:r w:rsidRPr="003F125D" w:rsidDel="003F125D">
                <w:rPr>
                  <w:rStyle w:val="Collegamentoipertestuale"/>
                  <w:rFonts w:ascii="Arial" w:hAnsi="Arial" w:cs="Arial"/>
                  <w:sz w:val="20"/>
                </w:rPr>
                <w:delText>atos.net</w:delText>
              </w:r>
            </w:del>
            <w:ins w:id="25" w:author="Amalia Cacciatore" w:date="2023-11-27T12:09:00Z">
              <w:r>
                <w:rPr>
                  <w:rFonts w:ascii="Arial" w:hAnsi="Arial" w:cs="Arial"/>
                  <w:sz w:val="20"/>
                </w:rPr>
                <w:fldChar w:fldCharType="end"/>
              </w:r>
            </w:ins>
          </w:p>
        </w:tc>
        <w:tc>
          <w:tcPr>
            <w:tcW w:w="2168" w:type="dxa"/>
          </w:tcPr>
          <w:p w14:paraId="12F664AE" w14:textId="682FB1CB" w:rsidR="006F1329" w:rsidRPr="001B3A86" w:rsidRDefault="00EB5EC8" w:rsidP="006F1329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CM lutech</w:t>
            </w:r>
          </w:p>
        </w:tc>
      </w:tr>
      <w:tr w:rsidR="006F1329" w14:paraId="1AF7EC1D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4BBAEEA6" w14:textId="2E455484" w:rsidR="006F1329" w:rsidRDefault="006F1329" w:rsidP="006F1329">
            <w:pPr>
              <w:spacing w:line="259" w:lineRule="auto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Seif Benjouira</w:t>
            </w:r>
          </w:p>
        </w:tc>
        <w:tc>
          <w:tcPr>
            <w:tcW w:w="5487" w:type="dxa"/>
            <w:vAlign w:val="center"/>
          </w:tcPr>
          <w:p w14:paraId="5D6229D9" w14:textId="76D64B78" w:rsidR="006F1329" w:rsidRDefault="00EC05A2" w:rsidP="006F1329">
            <w:r>
              <w:fldChar w:fldCharType="begin"/>
            </w:r>
            <w:r>
              <w:instrText>HYPERLINK "mailto:seifeddine.benjouira@atos.net"</w:instrText>
            </w:r>
            <w:r>
              <w:fldChar w:fldCharType="separate"/>
            </w:r>
            <w:r w:rsidR="006F1329" w:rsidRPr="00AC12F3">
              <w:rPr>
                <w:rStyle w:val="Collegamentoipertestuale"/>
                <w:rFonts w:ascii="Arial" w:hAnsi="Arial" w:cs="Arial"/>
                <w:sz w:val="20"/>
              </w:rPr>
              <w:t>seifeddine.benjouira@</w:t>
            </w:r>
            <w:ins w:id="26" w:author="Amalia Cacciatore" w:date="2023-11-27T11:54:00Z">
              <w:r w:rsidR="00856D24" w:rsidRPr="00856D24">
                <w:rPr>
                  <w:rStyle w:val="Collegamentoipertestuale"/>
                  <w:rFonts w:ascii="Arial" w:hAnsi="Arial" w:cs="Arial"/>
                  <w:sz w:val="20"/>
                </w:rPr>
                <w:t>lutech.it</w:t>
              </w:r>
            </w:ins>
            <w:del w:id="27" w:author="Amalia Cacciatore" w:date="2023-11-27T11:54:00Z">
              <w:r w:rsidR="006F1329" w:rsidRPr="00AC12F3" w:rsidDel="00856D24">
                <w:rPr>
                  <w:rStyle w:val="Collegamentoipertestuale"/>
                  <w:rFonts w:ascii="Arial" w:hAnsi="Arial" w:cs="Arial"/>
                  <w:sz w:val="20"/>
                </w:rPr>
                <w:delText>atos.net</w:delText>
              </w:r>
            </w:del>
            <w:r>
              <w:rPr>
                <w:rStyle w:val="Collegamentoipertestuale"/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68" w:type="dxa"/>
          </w:tcPr>
          <w:p w14:paraId="19EC57FB" w14:textId="38403A3F" w:rsidR="006F1329" w:rsidRPr="007D2527" w:rsidRDefault="006F1329" w:rsidP="006F1329">
            <w:pPr>
              <w:rPr>
                <w:rFonts w:ascii="Arial" w:hAnsi="Arial" w:cs="Arial"/>
                <w:sz w:val="20"/>
                <w:lang w:val="en-US"/>
              </w:rPr>
            </w:pPr>
            <w:r w:rsidRPr="007D2527">
              <w:rPr>
                <w:rFonts w:ascii="Arial" w:hAnsi="Arial" w:cs="Arial"/>
                <w:sz w:val="20"/>
                <w:lang w:val="en-US"/>
              </w:rPr>
              <w:t xml:space="preserve">AD </w:t>
            </w:r>
            <w:r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6F1329" w14:paraId="65C231AA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2CE5F634" w14:textId="2A3F4CA1" w:rsidR="006F1329" w:rsidRDefault="00E011D3" w:rsidP="006F1329">
            <w:pPr>
              <w:spacing w:line="259" w:lineRule="auto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Luana Mirabella</w:t>
            </w:r>
          </w:p>
        </w:tc>
        <w:tc>
          <w:tcPr>
            <w:tcW w:w="5487" w:type="dxa"/>
            <w:vAlign w:val="center"/>
          </w:tcPr>
          <w:p w14:paraId="0D22E549" w14:textId="081B101D" w:rsidR="006F1329" w:rsidRDefault="00EC05A2" w:rsidP="006F1329">
            <w:r>
              <w:fldChar w:fldCharType="begin"/>
            </w:r>
            <w:r>
              <w:instrText>HYPERLINK "mailto:luana.mirabella@atos.net"</w:instrText>
            </w:r>
            <w:r>
              <w:fldChar w:fldCharType="separate"/>
            </w:r>
            <w:r w:rsidR="00EB5EC8" w:rsidRPr="00126A14">
              <w:rPr>
                <w:rStyle w:val="Collegamentoipertestuale"/>
                <w:rFonts w:ascii="Arial" w:hAnsi="Arial" w:cs="Arial"/>
                <w:sz w:val="20"/>
              </w:rPr>
              <w:t>luana.mirabella@</w:t>
            </w:r>
            <w:ins w:id="28" w:author="Amalia Cacciatore" w:date="2023-11-27T11:54:00Z">
              <w:r w:rsidR="00856D24" w:rsidRPr="00856D24">
                <w:rPr>
                  <w:rStyle w:val="Collegamentoipertestuale"/>
                  <w:rFonts w:ascii="Arial" w:hAnsi="Arial" w:cs="Arial"/>
                  <w:sz w:val="20"/>
                </w:rPr>
                <w:t>lutech.it</w:t>
              </w:r>
            </w:ins>
            <w:del w:id="29" w:author="Amalia Cacciatore" w:date="2023-11-27T11:54:00Z">
              <w:r w:rsidR="00EB5EC8" w:rsidRPr="00126A14" w:rsidDel="00856D24">
                <w:rPr>
                  <w:rStyle w:val="Collegamentoipertestuale"/>
                  <w:rFonts w:ascii="Arial" w:hAnsi="Arial" w:cs="Arial"/>
                  <w:sz w:val="20"/>
                </w:rPr>
                <w:delText>atos.net</w:delText>
              </w:r>
            </w:del>
            <w:r>
              <w:rPr>
                <w:rStyle w:val="Collegamentoipertestuale"/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68" w:type="dxa"/>
          </w:tcPr>
          <w:p w14:paraId="0EC2E46F" w14:textId="66AF45F1" w:rsidR="006F1329" w:rsidRPr="007D2527" w:rsidRDefault="00EB5EC8" w:rsidP="006F132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BA </w:t>
            </w:r>
            <w:r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6F1329" w:rsidRPr="00B25DF0" w14:paraId="2DF1BEE3" w14:textId="77777777" w:rsidTr="0085222D">
        <w:trPr>
          <w:trHeight w:val="247"/>
        </w:trPr>
        <w:tc>
          <w:tcPr>
            <w:tcW w:w="2268" w:type="dxa"/>
            <w:vAlign w:val="center"/>
          </w:tcPr>
          <w:p w14:paraId="3429C34B" w14:textId="4157B5E3" w:rsidR="006F1329" w:rsidRDefault="006F1329" w:rsidP="006F132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Amalia Cacciatore</w:t>
            </w:r>
          </w:p>
        </w:tc>
        <w:tc>
          <w:tcPr>
            <w:tcW w:w="5487" w:type="dxa"/>
            <w:vAlign w:val="center"/>
          </w:tcPr>
          <w:p w14:paraId="4135D4E9" w14:textId="172CC3CD" w:rsidR="006F1329" w:rsidRDefault="00EC05A2" w:rsidP="006F1329">
            <w:pPr>
              <w:numPr>
                <w:ilvl w:val="12"/>
                <w:numId w:val="0"/>
              </w:numPr>
            </w:pPr>
            <w:r>
              <w:fldChar w:fldCharType="begin"/>
            </w:r>
            <w:r>
              <w:instrText xml:space="preserve">HYPERLINK </w:instrText>
            </w:r>
            <w:r>
              <w:instrText>"mailto:amalia.cacciatore@atos.net"</w:instrText>
            </w:r>
            <w:r>
              <w:fldChar w:fldCharType="separate"/>
            </w:r>
            <w:r w:rsidR="006F1329" w:rsidRPr="001B3A86">
              <w:rPr>
                <w:rStyle w:val="Collegamentoipertestuale"/>
                <w:rFonts w:ascii="Arial" w:hAnsi="Arial" w:cs="Arial"/>
                <w:sz w:val="20"/>
              </w:rPr>
              <w:t>amalia.cacciatore@</w:t>
            </w:r>
            <w:ins w:id="30" w:author="Amalia Cacciatore" w:date="2023-11-27T11:54:00Z">
              <w:r w:rsidR="00856D24" w:rsidRPr="00856D24">
                <w:rPr>
                  <w:rStyle w:val="Collegamentoipertestuale"/>
                  <w:rFonts w:ascii="Arial" w:hAnsi="Arial" w:cs="Arial"/>
                  <w:sz w:val="20"/>
                </w:rPr>
                <w:t>lutech.it</w:t>
              </w:r>
            </w:ins>
            <w:del w:id="31" w:author="Amalia Cacciatore" w:date="2023-11-27T11:54:00Z">
              <w:r w:rsidR="006F1329" w:rsidRPr="001B3A86" w:rsidDel="00856D24">
                <w:rPr>
                  <w:rStyle w:val="Collegamentoipertestuale"/>
                  <w:rFonts w:ascii="Arial" w:hAnsi="Arial" w:cs="Arial"/>
                  <w:sz w:val="20"/>
                </w:rPr>
                <w:delText>atos.net</w:delText>
              </w:r>
            </w:del>
            <w:r>
              <w:rPr>
                <w:rStyle w:val="Collegamentoipertestuale"/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68" w:type="dxa"/>
          </w:tcPr>
          <w:p w14:paraId="4935BF1E" w14:textId="72694D4E" w:rsidR="006F1329" w:rsidRPr="007D2527" w:rsidRDefault="006F1329" w:rsidP="006F132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 xml:space="preserve">BA </w:t>
            </w:r>
            <w:r>
              <w:rPr>
                <w:rFonts w:ascii="Arial" w:hAnsi="Arial" w:cs="Arial"/>
                <w:sz w:val="20"/>
                <w:lang w:val="en-US"/>
              </w:rPr>
              <w:t>Lutech</w:t>
            </w:r>
          </w:p>
        </w:tc>
      </w:tr>
      <w:tr w:rsidR="006F1329" w:rsidRPr="00B25DF0" w14:paraId="09BAF480" w14:textId="77777777" w:rsidTr="002F7A59">
        <w:trPr>
          <w:trHeight w:val="247"/>
        </w:trPr>
        <w:tc>
          <w:tcPr>
            <w:tcW w:w="2268" w:type="dxa"/>
          </w:tcPr>
          <w:p w14:paraId="2E34CDE7" w14:textId="45B437FD" w:rsidR="006F1329" w:rsidRDefault="006F1329" w:rsidP="006F1329">
            <w:pPr>
              <w:numPr>
                <w:ilvl w:val="12"/>
                <w:numId w:val="0"/>
              </w:num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Scrum Team</w:t>
            </w:r>
          </w:p>
        </w:tc>
        <w:tc>
          <w:tcPr>
            <w:tcW w:w="5487" w:type="dxa"/>
            <w:vAlign w:val="center"/>
          </w:tcPr>
          <w:p w14:paraId="3ACBDCAD" w14:textId="54CF071F" w:rsidR="006F1329" w:rsidRPr="00FC0DB9" w:rsidRDefault="00396E99" w:rsidP="006F1329">
            <w:pPr>
              <w:numPr>
                <w:ilvl w:val="12"/>
                <w:numId w:val="0"/>
              </w:numPr>
              <w:rPr>
                <w:lang w:val="en-US"/>
              </w:rPr>
            </w:pPr>
            <w:r>
              <w:fldChar w:fldCharType="begin"/>
            </w:r>
            <w:r w:rsidRPr="006736DD">
              <w:rPr>
                <w:lang w:val="en-US"/>
                <w:rPrChange w:id="32" w:author="Amalia Cacciatore" w:date="2023-11-24T15:13:00Z">
                  <w:rPr/>
                </w:rPrChange>
              </w:rPr>
              <w:instrText>HYPERLINK "mailto:Poste-BOA@atos365.onmicrosoft.com"</w:instrText>
            </w:r>
            <w:r>
              <w:fldChar w:fldCharType="separate"/>
            </w:r>
            <w:r w:rsidR="006F1329" w:rsidRPr="001B3A86">
              <w:rPr>
                <w:rStyle w:val="Collegamentoipertestuale"/>
                <w:rFonts w:ascii="Arial" w:hAnsi="Arial" w:cs="Arial"/>
                <w:sz w:val="20"/>
                <w:lang w:val="en-US"/>
              </w:rPr>
              <w:t>Poste-BOA@atos365.onmicrosoft.com</w:t>
            </w:r>
            <w:r>
              <w:rPr>
                <w:rStyle w:val="Collegamentoipertestuale"/>
                <w:rFonts w:ascii="Arial" w:hAnsi="Arial" w:cs="Arial"/>
                <w:sz w:val="20"/>
                <w:lang w:val="en-US"/>
              </w:rPr>
              <w:fldChar w:fldCharType="end"/>
            </w:r>
          </w:p>
        </w:tc>
        <w:tc>
          <w:tcPr>
            <w:tcW w:w="2168" w:type="dxa"/>
          </w:tcPr>
          <w:p w14:paraId="39DDB6CF" w14:textId="313F7625" w:rsidR="006F1329" w:rsidRPr="007D2527" w:rsidRDefault="006F1329" w:rsidP="006F1329">
            <w:pPr>
              <w:rPr>
                <w:rFonts w:ascii="Arial" w:hAnsi="Arial" w:cs="Arial"/>
                <w:sz w:val="20"/>
                <w:lang w:val="en-US"/>
              </w:rPr>
            </w:pPr>
            <w:r w:rsidRPr="001B3A86">
              <w:rPr>
                <w:rFonts w:ascii="Arial" w:hAnsi="Arial" w:cs="Arial"/>
                <w:sz w:val="20"/>
                <w:lang w:val="en-US"/>
              </w:rPr>
              <w:t>Scrum Team</w:t>
            </w:r>
          </w:p>
        </w:tc>
      </w:tr>
    </w:tbl>
    <w:p w14:paraId="2F10D7BF" w14:textId="02B99D1D" w:rsidR="00AE7774" w:rsidRDefault="00AE7774" w:rsidP="00AE7774">
      <w:pPr>
        <w:spacing w:before="120"/>
        <w:rPr>
          <w:rFonts w:ascii="Arial" w:hAnsi="Arial" w:cs="Arial"/>
          <w:i/>
          <w:iCs/>
          <w:lang w:val="en-US"/>
        </w:rPr>
      </w:pPr>
    </w:p>
    <w:p w14:paraId="469101B2" w14:textId="77777777" w:rsidR="00377E62" w:rsidRDefault="00377E62" w:rsidP="00AE7774">
      <w:pPr>
        <w:spacing w:before="120"/>
        <w:rPr>
          <w:rFonts w:ascii="Arial" w:hAnsi="Arial" w:cs="Arial"/>
          <w:i/>
          <w:iCs/>
          <w:lang w:val="en-US"/>
        </w:rPr>
      </w:pPr>
    </w:p>
    <w:p w14:paraId="5CEA07B8" w14:textId="77777777" w:rsidR="00377E62" w:rsidRDefault="00377E62" w:rsidP="00AE7774">
      <w:pPr>
        <w:spacing w:before="120"/>
        <w:rPr>
          <w:rFonts w:ascii="Arial" w:hAnsi="Arial" w:cs="Arial"/>
          <w:i/>
          <w:iCs/>
          <w:lang w:val="en-US"/>
        </w:rPr>
      </w:pPr>
    </w:p>
    <w:p w14:paraId="25CD16D0" w14:textId="77777777" w:rsidR="002648D9" w:rsidRPr="006750D5" w:rsidRDefault="002648D9" w:rsidP="00AE7774">
      <w:pPr>
        <w:spacing w:before="120"/>
        <w:rPr>
          <w:rFonts w:ascii="Arial" w:hAnsi="Arial" w:cs="Arial"/>
          <w:i/>
          <w:iCs/>
          <w:lang w:val="en-US"/>
        </w:rPr>
      </w:pPr>
    </w:p>
    <w:p w14:paraId="343183E5" w14:textId="77777777" w:rsidR="00AE7774" w:rsidRDefault="00AE7774" w:rsidP="00856D24">
      <w:pPr>
        <w:pStyle w:val="2Copertina"/>
        <w:rPr>
          <w:lang w:val="en-US"/>
        </w:rPr>
      </w:pPr>
      <w:r w:rsidRPr="006750D5">
        <w:rPr>
          <w:lang w:val="en-US"/>
        </w:rPr>
        <w:lastRenderedPageBreak/>
        <w:t>Changes to the document</w:t>
      </w:r>
    </w:p>
    <w:p w14:paraId="6A9DB9F0" w14:textId="77777777" w:rsidR="00290A6D" w:rsidRDefault="00290A6D" w:rsidP="00290A6D">
      <w:pPr>
        <w:rPr>
          <w:lang w:val="en-US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446"/>
        <w:gridCol w:w="6237"/>
        <w:gridCol w:w="1247"/>
      </w:tblGrid>
      <w:tr w:rsidR="00290A6D" w:rsidRPr="00B25DF0" w14:paraId="4A323C84" w14:textId="77777777" w:rsidTr="790EE232">
        <w:trPr>
          <w:trHeight w:val="375"/>
        </w:trPr>
        <w:tc>
          <w:tcPr>
            <w:tcW w:w="993" w:type="dxa"/>
            <w:shd w:val="clear" w:color="auto" w:fill="F5F50B"/>
            <w:vAlign w:val="center"/>
          </w:tcPr>
          <w:p w14:paraId="3FF30C8C" w14:textId="77777777" w:rsidR="00290A6D" w:rsidRPr="00B25DF0" w:rsidRDefault="00290A6D" w:rsidP="00A6601C">
            <w:pPr>
              <w:jc w:val="center"/>
              <w:rPr>
                <w:rFonts w:cs="Arial"/>
                <w:b/>
                <w:lang w:val="en-US"/>
              </w:rPr>
            </w:pPr>
            <w:r w:rsidRPr="00B25DF0">
              <w:rPr>
                <w:rFonts w:cs="Arial"/>
                <w:b/>
                <w:lang w:val="en-US"/>
              </w:rPr>
              <w:t>Version</w:t>
            </w:r>
          </w:p>
        </w:tc>
        <w:tc>
          <w:tcPr>
            <w:tcW w:w="1446" w:type="dxa"/>
            <w:shd w:val="clear" w:color="auto" w:fill="F5F50B"/>
            <w:vAlign w:val="center"/>
          </w:tcPr>
          <w:p w14:paraId="6A3520F6" w14:textId="77777777" w:rsidR="00290A6D" w:rsidRPr="00B25DF0" w:rsidRDefault="00290A6D" w:rsidP="00A6601C">
            <w:pPr>
              <w:jc w:val="center"/>
              <w:rPr>
                <w:rFonts w:cs="Arial"/>
                <w:b/>
                <w:lang w:val="en-US"/>
              </w:rPr>
            </w:pPr>
            <w:r w:rsidRPr="00B25DF0">
              <w:rPr>
                <w:rFonts w:cs="Arial"/>
                <w:b/>
                <w:lang w:val="en-US"/>
              </w:rPr>
              <w:t>Date</w:t>
            </w:r>
          </w:p>
        </w:tc>
        <w:tc>
          <w:tcPr>
            <w:tcW w:w="6237" w:type="dxa"/>
            <w:shd w:val="clear" w:color="auto" w:fill="F5F50B"/>
            <w:vAlign w:val="center"/>
          </w:tcPr>
          <w:p w14:paraId="133E6FDC" w14:textId="77777777" w:rsidR="00290A6D" w:rsidRPr="00B25DF0" w:rsidRDefault="00290A6D" w:rsidP="00A6601C">
            <w:pPr>
              <w:jc w:val="center"/>
              <w:rPr>
                <w:rFonts w:cs="Arial"/>
                <w:b/>
                <w:lang w:val="en-US"/>
              </w:rPr>
            </w:pPr>
            <w:r w:rsidRPr="00B25DF0">
              <w:rPr>
                <w:rFonts w:cs="Arial"/>
                <w:b/>
                <w:lang w:val="en-US"/>
              </w:rPr>
              <w:t>Description of Changes</w:t>
            </w:r>
          </w:p>
        </w:tc>
        <w:tc>
          <w:tcPr>
            <w:tcW w:w="1247" w:type="dxa"/>
            <w:shd w:val="clear" w:color="auto" w:fill="F5F50B"/>
          </w:tcPr>
          <w:p w14:paraId="5D561360" w14:textId="77777777" w:rsidR="00290A6D" w:rsidRPr="00B25DF0" w:rsidRDefault="00290A6D" w:rsidP="00A6601C">
            <w:pPr>
              <w:jc w:val="center"/>
              <w:rPr>
                <w:rFonts w:cs="Arial"/>
                <w:b/>
                <w:lang w:val="en-US"/>
              </w:rPr>
            </w:pPr>
            <w:r w:rsidRPr="00A52A07">
              <w:rPr>
                <w:rFonts w:ascii="Arial" w:hAnsi="Arial" w:cs="Arial"/>
                <w:b/>
                <w:sz w:val="20"/>
                <w:lang w:val="en-US"/>
              </w:rPr>
              <w:t>Written by</w:t>
            </w:r>
          </w:p>
        </w:tc>
      </w:tr>
      <w:tr w:rsidR="00290A6D" w:rsidRPr="006C0B19" w14:paraId="399BEB75" w14:textId="77777777" w:rsidTr="790EE232">
        <w:trPr>
          <w:trHeight w:val="160"/>
        </w:trPr>
        <w:tc>
          <w:tcPr>
            <w:tcW w:w="993" w:type="dxa"/>
            <w:vAlign w:val="center"/>
          </w:tcPr>
          <w:p w14:paraId="04486A59" w14:textId="5FB85F5A" w:rsidR="00290A6D" w:rsidRPr="00B25DF0" w:rsidRDefault="00F85903" w:rsidP="790EE232">
            <w:pPr>
              <w:jc w:val="center"/>
              <w:rPr>
                <w:rFonts w:cs="Arial"/>
                <w:color w:val="808080"/>
                <w:sz w:val="16"/>
                <w:szCs w:val="16"/>
                <w:lang w:val="en-US"/>
              </w:rPr>
            </w:pPr>
            <w:r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1.0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9249C5D" w14:textId="4487FE77" w:rsidR="00290A6D" w:rsidRPr="00B25DF0" w:rsidRDefault="00461070" w:rsidP="790EE232">
            <w:pPr>
              <w:rPr>
                <w:rFonts w:cs="Arial"/>
                <w:color w:val="808080"/>
                <w:sz w:val="16"/>
                <w:szCs w:val="16"/>
                <w:lang w:val="en-US"/>
              </w:rPr>
            </w:pPr>
            <w:r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2</w:t>
            </w:r>
            <w:r w:rsidR="00C815D7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8</w:t>
            </w:r>
            <w:r w:rsidR="2B746C93" w:rsidRPr="002035D0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/</w:t>
            </w:r>
            <w:r w:rsidR="00C510D9" w:rsidRPr="002035D0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0</w:t>
            </w:r>
            <w:r w:rsidR="00CC4059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4</w:t>
            </w:r>
            <w:r w:rsidR="00631452" w:rsidRPr="002035D0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/202</w:t>
            </w:r>
            <w:r w:rsidR="00CC4059">
              <w:rPr>
                <w:rFonts w:cs="Arial"/>
                <w:color w:val="808080" w:themeColor="background1" w:themeShade="80"/>
                <w:sz w:val="16"/>
                <w:szCs w:val="16"/>
                <w:lang w:val="en-US"/>
              </w:rPr>
              <w:t>3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C8F994A" w14:textId="548CCB01" w:rsidR="00290A6D" w:rsidRPr="006C0B19" w:rsidRDefault="703F3277" w:rsidP="790EE232">
            <w:pPr>
              <w:rPr>
                <w:rFonts w:cs="Arial"/>
                <w:color w:val="808080"/>
                <w:sz w:val="16"/>
                <w:szCs w:val="16"/>
              </w:rPr>
            </w:pPr>
            <w:r w:rsidRPr="790EE232">
              <w:rPr>
                <w:rFonts w:cs="Arial"/>
                <w:color w:val="808080" w:themeColor="background1" w:themeShade="80"/>
                <w:sz w:val="16"/>
                <w:szCs w:val="16"/>
              </w:rPr>
              <w:t>Vers</w:t>
            </w:r>
            <w:r w:rsidR="454B8532" w:rsidRPr="790EE232">
              <w:rPr>
                <w:rFonts w:cs="Arial"/>
                <w:color w:val="808080" w:themeColor="background1" w:themeShade="80"/>
                <w:sz w:val="16"/>
                <w:szCs w:val="16"/>
              </w:rPr>
              <w:t xml:space="preserve">ione </w:t>
            </w:r>
            <w:r w:rsidRPr="790EE232">
              <w:rPr>
                <w:rFonts w:cs="Arial"/>
                <w:color w:val="808080" w:themeColor="background1" w:themeShade="80"/>
                <w:sz w:val="16"/>
                <w:szCs w:val="16"/>
              </w:rPr>
              <w:t>di prima emissione</w:t>
            </w:r>
          </w:p>
        </w:tc>
        <w:tc>
          <w:tcPr>
            <w:tcW w:w="1247" w:type="dxa"/>
            <w:vAlign w:val="center"/>
          </w:tcPr>
          <w:p w14:paraId="6BF88F3C" w14:textId="70744FCE" w:rsidR="00290A6D" w:rsidRPr="006C0B19" w:rsidRDefault="00CC4059" w:rsidP="790EE232">
            <w:pPr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 w:themeColor="background1" w:themeShade="80"/>
                <w:sz w:val="16"/>
                <w:szCs w:val="16"/>
              </w:rPr>
              <w:t>Lutech</w:t>
            </w:r>
          </w:p>
        </w:tc>
      </w:tr>
      <w:tr w:rsidR="00CF381F" w:rsidRPr="006C0B19" w14:paraId="6A65F599" w14:textId="77777777" w:rsidTr="790EE232">
        <w:trPr>
          <w:trHeight w:val="160"/>
        </w:trPr>
        <w:tc>
          <w:tcPr>
            <w:tcW w:w="993" w:type="dxa"/>
            <w:vAlign w:val="center"/>
          </w:tcPr>
          <w:p w14:paraId="694448B8" w14:textId="34356A47" w:rsidR="00CF381F" w:rsidRPr="00CC61DE" w:rsidRDefault="00CC61DE" w:rsidP="00CF381F">
            <w:pPr>
              <w:jc w:val="center"/>
              <w:rPr>
                <w:rFonts w:cs="Arial"/>
                <w:iCs/>
                <w:color w:val="808080"/>
                <w:sz w:val="16"/>
                <w:szCs w:val="16"/>
              </w:rPr>
            </w:pPr>
            <w:r w:rsidRPr="00CC61DE">
              <w:rPr>
                <w:rFonts w:cs="Arial"/>
                <w:iCs/>
                <w:color w:val="808080"/>
                <w:sz w:val="16"/>
                <w:szCs w:val="16"/>
              </w:rPr>
              <w:t>1.1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BA6B63F" w14:textId="4FE568E2" w:rsidR="00CF381F" w:rsidRPr="00CC61DE" w:rsidRDefault="00CC61DE" w:rsidP="00CF381F">
            <w:pPr>
              <w:rPr>
                <w:rFonts w:cs="Arial"/>
                <w:iCs/>
                <w:color w:val="808080"/>
                <w:sz w:val="16"/>
                <w:szCs w:val="16"/>
              </w:rPr>
            </w:pPr>
            <w:r w:rsidRPr="00CC61DE">
              <w:rPr>
                <w:rFonts w:cs="Arial"/>
                <w:iCs/>
                <w:color w:val="808080"/>
                <w:sz w:val="16"/>
                <w:szCs w:val="16"/>
              </w:rPr>
              <w:t>02/05/2023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5AA954F" w14:textId="6948E3D9" w:rsidR="00CF381F" w:rsidRPr="00FA74B4" w:rsidRDefault="00FA74B4" w:rsidP="00CF381F">
            <w:pPr>
              <w:rPr>
                <w:rFonts w:cs="Arial"/>
                <w:iCs/>
                <w:color w:val="808080"/>
                <w:sz w:val="16"/>
                <w:szCs w:val="16"/>
              </w:rPr>
            </w:pPr>
            <w:r w:rsidRPr="00FA74B4">
              <w:rPr>
                <w:rFonts w:cs="Arial"/>
                <w:iCs/>
                <w:color w:val="808080"/>
                <w:sz w:val="16"/>
                <w:szCs w:val="16"/>
              </w:rPr>
              <w:t xml:space="preserve">Aggiornamento </w:t>
            </w:r>
            <w:r>
              <w:rPr>
                <w:rFonts w:cs="Arial"/>
                <w:iCs/>
                <w:color w:val="808080"/>
                <w:sz w:val="16"/>
                <w:szCs w:val="16"/>
              </w:rPr>
              <w:t>Reference</w:t>
            </w:r>
            <w:r w:rsidR="00392F43">
              <w:rPr>
                <w:rFonts w:cs="Arial"/>
                <w:iCs/>
                <w:color w:val="808080"/>
                <w:sz w:val="16"/>
                <w:szCs w:val="16"/>
              </w:rPr>
              <w:t xml:space="preserve">s [3], </w:t>
            </w:r>
            <w:r w:rsidR="00F56610">
              <w:rPr>
                <w:rFonts w:cs="Arial"/>
                <w:iCs/>
                <w:color w:val="808080"/>
                <w:sz w:val="16"/>
                <w:szCs w:val="16"/>
              </w:rPr>
              <w:t xml:space="preserve">References [4], </w:t>
            </w:r>
            <w:r w:rsidR="00392F43">
              <w:rPr>
                <w:rFonts w:cs="Arial"/>
                <w:iCs/>
                <w:color w:val="808080"/>
                <w:sz w:val="16"/>
                <w:szCs w:val="16"/>
              </w:rPr>
              <w:t xml:space="preserve">References [5] </w:t>
            </w:r>
            <w:r w:rsidR="00361B28">
              <w:rPr>
                <w:rFonts w:cs="Arial"/>
                <w:iCs/>
                <w:color w:val="808080"/>
                <w:sz w:val="16"/>
                <w:szCs w:val="16"/>
              </w:rPr>
              <w:t>References [6]</w:t>
            </w:r>
            <w:r w:rsidR="00B2351F">
              <w:rPr>
                <w:rFonts w:cs="Arial"/>
                <w:iCs/>
                <w:color w:val="808080"/>
                <w:sz w:val="16"/>
                <w:szCs w:val="16"/>
              </w:rPr>
              <w:t xml:space="preserve"> </w:t>
            </w:r>
            <w:r w:rsidR="009C4312">
              <w:rPr>
                <w:rFonts w:cs="Arial"/>
                <w:iCs/>
                <w:color w:val="808080"/>
                <w:sz w:val="16"/>
                <w:szCs w:val="16"/>
              </w:rPr>
              <w:t>–</w:t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t xml:space="preserve"> Aggiornamento Scenario</w:t>
            </w:r>
            <w:r w:rsidR="00392F43">
              <w:rPr>
                <w:rFonts w:cs="Arial"/>
                <w:iCs/>
                <w:color w:val="808080"/>
                <w:sz w:val="16"/>
                <w:szCs w:val="16"/>
              </w:rPr>
              <w:t xml:space="preserve"> </w:t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fldChar w:fldCharType="begin"/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instrText xml:space="preserve"> REF _Ref133917122 \r \h </w:instrText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fldChar w:fldCharType="separate"/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t>4.3.1.2</w:t>
            </w:r>
            <w:r w:rsidR="00897BDA">
              <w:rPr>
                <w:rFonts w:cs="Arial"/>
                <w:iCs/>
                <w:color w:val="808080"/>
                <w:sz w:val="16"/>
                <w:szCs w:val="16"/>
              </w:rPr>
              <w:fldChar w:fldCharType="end"/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t xml:space="preserve">, US </w:t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fldChar w:fldCharType="begin"/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instrText xml:space="preserve"> REF _Ref133924687 \r \h </w:instrText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fldChar w:fldCharType="separate"/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t>4.8</w:t>
            </w:r>
            <w:r w:rsidR="00BC492B">
              <w:rPr>
                <w:rFonts w:cs="Arial"/>
                <w:iCs/>
                <w:color w:val="808080"/>
                <w:sz w:val="16"/>
                <w:szCs w:val="16"/>
              </w:rPr>
              <w:fldChar w:fldCharType="end"/>
            </w:r>
            <w:r w:rsidR="00F3403F">
              <w:rPr>
                <w:rFonts w:cs="Arial"/>
                <w:iCs/>
                <w:color w:val="808080"/>
                <w:sz w:val="16"/>
                <w:szCs w:val="16"/>
              </w:rPr>
              <w:t xml:space="preserve">, Scenario </w:t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  <w:fldChar w:fldCharType="begin"/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  <w:instrText xml:space="preserve"> REF _Ref134171165 \r \h </w:instrText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  <w:fldChar w:fldCharType="separate"/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  <w:t>4.3.1.1</w:t>
            </w:r>
            <w:r w:rsidR="00566ACD">
              <w:rPr>
                <w:rFonts w:cs="Arial"/>
                <w:iCs/>
                <w:color w:val="808080"/>
                <w:sz w:val="16"/>
                <w:szCs w:val="16"/>
              </w:rPr>
              <w:fldChar w:fldCharType="end"/>
            </w:r>
          </w:p>
        </w:tc>
        <w:tc>
          <w:tcPr>
            <w:tcW w:w="1247" w:type="dxa"/>
            <w:vAlign w:val="center"/>
          </w:tcPr>
          <w:p w14:paraId="3C2ECC72" w14:textId="11DF3C30" w:rsidR="00CF381F" w:rsidRDefault="00897BDA" w:rsidP="00CF381F">
            <w:pPr>
              <w:rPr>
                <w:rFonts w:cs="Arial"/>
                <w:iCs/>
                <w:color w:val="808080"/>
                <w:szCs w:val="24"/>
              </w:rPr>
            </w:pPr>
            <w:r>
              <w:rPr>
                <w:rFonts w:cs="Arial"/>
                <w:color w:val="808080" w:themeColor="background1" w:themeShade="80"/>
                <w:sz w:val="16"/>
                <w:szCs w:val="16"/>
              </w:rPr>
              <w:t>Lutech</w:t>
            </w:r>
          </w:p>
        </w:tc>
      </w:tr>
      <w:tr w:rsidR="00754083" w:rsidRPr="006C0B19" w14:paraId="093DFA5D" w14:textId="77777777" w:rsidTr="790EE232">
        <w:trPr>
          <w:trHeight w:val="160"/>
        </w:trPr>
        <w:tc>
          <w:tcPr>
            <w:tcW w:w="993" w:type="dxa"/>
            <w:vAlign w:val="center"/>
          </w:tcPr>
          <w:p w14:paraId="1E642F92" w14:textId="17D1732A" w:rsidR="00754083" w:rsidRPr="00357055" w:rsidRDefault="00754083" w:rsidP="00754083">
            <w:pPr>
              <w:jc w:val="center"/>
              <w:rPr>
                <w:rFonts w:cs="Arial"/>
                <w:iCs/>
                <w:color w:val="808080"/>
                <w:sz w:val="16"/>
                <w:szCs w:val="16"/>
              </w:rPr>
            </w:pPr>
            <w:r w:rsidRPr="00CC61DE">
              <w:rPr>
                <w:rFonts w:cs="Arial"/>
                <w:iCs/>
                <w:color w:val="808080"/>
                <w:sz w:val="16"/>
                <w:szCs w:val="16"/>
              </w:rPr>
              <w:t>1.</w:t>
            </w:r>
            <w:r>
              <w:rPr>
                <w:rFonts w:cs="Arial"/>
                <w:iCs/>
                <w:color w:val="808080"/>
                <w:sz w:val="16"/>
                <w:szCs w:val="16"/>
              </w:rPr>
              <w:t>2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481A4F9" w14:textId="60EECA16" w:rsidR="00754083" w:rsidRDefault="00754083" w:rsidP="00754083">
            <w:pPr>
              <w:rPr>
                <w:rFonts w:cs="Arial"/>
                <w:iCs/>
                <w:color w:val="808080"/>
                <w:szCs w:val="24"/>
              </w:rPr>
            </w:pPr>
            <w:r w:rsidRPr="00CC61DE">
              <w:rPr>
                <w:rFonts w:cs="Arial"/>
                <w:iCs/>
                <w:color w:val="808080"/>
                <w:sz w:val="16"/>
                <w:szCs w:val="16"/>
              </w:rPr>
              <w:t>02/05/2023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CA28905" w14:textId="0AE11AC2" w:rsidR="00754083" w:rsidRPr="006736DD" w:rsidRDefault="004D5372" w:rsidP="004D5372">
            <w:pPr>
              <w:rPr>
                <w:rFonts w:cs="Arial"/>
                <w:color w:val="808080" w:themeColor="background1" w:themeShade="80"/>
                <w:sz w:val="16"/>
                <w:szCs w:val="16"/>
              </w:rPr>
            </w:pPr>
            <w:r w:rsidRPr="006736DD">
              <w:rPr>
                <w:rFonts w:cs="Arial"/>
                <w:iCs/>
                <w:color w:val="808080"/>
                <w:sz w:val="16"/>
                <w:szCs w:val="16"/>
              </w:rPr>
              <w:t>Aggiornamento References [3]</w:t>
            </w:r>
          </w:p>
        </w:tc>
        <w:tc>
          <w:tcPr>
            <w:tcW w:w="1247" w:type="dxa"/>
            <w:vAlign w:val="center"/>
          </w:tcPr>
          <w:p w14:paraId="026F773C" w14:textId="7490E33F" w:rsidR="00754083" w:rsidRDefault="00754083" w:rsidP="00754083">
            <w:pPr>
              <w:rPr>
                <w:rFonts w:cs="Arial"/>
                <w:iCs/>
                <w:color w:val="808080"/>
                <w:szCs w:val="24"/>
              </w:rPr>
            </w:pPr>
            <w:r>
              <w:rPr>
                <w:rFonts w:cs="Arial"/>
                <w:color w:val="808080" w:themeColor="background1" w:themeShade="80"/>
                <w:sz w:val="16"/>
                <w:szCs w:val="16"/>
              </w:rPr>
              <w:t>Lutech</w:t>
            </w:r>
          </w:p>
        </w:tc>
      </w:tr>
      <w:tr w:rsidR="006736DD" w:rsidRPr="006C0B19" w14:paraId="47C6AE77" w14:textId="77777777" w:rsidTr="790EE232">
        <w:trPr>
          <w:trHeight w:val="160"/>
        </w:trPr>
        <w:tc>
          <w:tcPr>
            <w:tcW w:w="993" w:type="dxa"/>
            <w:vAlign w:val="center"/>
          </w:tcPr>
          <w:p w14:paraId="163C6EDE" w14:textId="032435EC" w:rsidR="006736DD" w:rsidRDefault="006736DD" w:rsidP="006736DD">
            <w:pPr>
              <w:jc w:val="center"/>
              <w:rPr>
                <w:rFonts w:cs="Arial"/>
                <w:iCs/>
                <w:color w:val="808080"/>
                <w:szCs w:val="24"/>
              </w:rPr>
            </w:pPr>
            <w:ins w:id="33" w:author="Amalia Cacciatore" w:date="2023-11-24T15:13:00Z">
              <w:r w:rsidRPr="00CC61DE">
                <w:rPr>
                  <w:rFonts w:cs="Arial"/>
                  <w:iCs/>
                  <w:color w:val="808080"/>
                  <w:sz w:val="16"/>
                  <w:szCs w:val="16"/>
                </w:rPr>
                <w:t>1.</w:t>
              </w:r>
              <w:r>
                <w:rPr>
                  <w:rFonts w:cs="Arial"/>
                  <w:iCs/>
                  <w:color w:val="808080"/>
                  <w:sz w:val="16"/>
                  <w:szCs w:val="16"/>
                </w:rPr>
                <w:t>3</w:t>
              </w:r>
            </w:ins>
          </w:p>
        </w:tc>
        <w:tc>
          <w:tcPr>
            <w:tcW w:w="1446" w:type="dxa"/>
            <w:shd w:val="clear" w:color="auto" w:fill="auto"/>
            <w:vAlign w:val="center"/>
          </w:tcPr>
          <w:p w14:paraId="2775F29F" w14:textId="33AA4D1B" w:rsidR="006736DD" w:rsidRDefault="00916580" w:rsidP="006736DD">
            <w:pPr>
              <w:rPr>
                <w:rFonts w:cs="Arial"/>
                <w:iCs/>
                <w:color w:val="808080"/>
                <w:szCs w:val="24"/>
              </w:rPr>
            </w:pPr>
            <w:ins w:id="34" w:author="Amalia Cacciatore" w:date="2023-11-24T15:13:00Z">
              <w:r>
                <w:rPr>
                  <w:rFonts w:cs="Arial"/>
                  <w:iCs/>
                  <w:color w:val="808080"/>
                  <w:sz w:val="16"/>
                  <w:szCs w:val="16"/>
                </w:rPr>
                <w:t>2</w:t>
              </w:r>
            </w:ins>
            <w:ins w:id="35" w:author="Amalia Cacciatore" w:date="2023-11-27T11:53:00Z">
              <w:r w:rsidR="002E42F2">
                <w:rPr>
                  <w:rFonts w:cs="Arial"/>
                  <w:iCs/>
                  <w:color w:val="808080"/>
                  <w:sz w:val="16"/>
                  <w:szCs w:val="16"/>
                </w:rPr>
                <w:t>7</w:t>
              </w:r>
            </w:ins>
            <w:ins w:id="36" w:author="Amalia Cacciatore" w:date="2023-11-24T15:13:00Z">
              <w:r w:rsidR="006736DD" w:rsidRPr="00CC61DE">
                <w:rPr>
                  <w:rFonts w:cs="Arial"/>
                  <w:iCs/>
                  <w:color w:val="808080"/>
                  <w:sz w:val="16"/>
                  <w:szCs w:val="16"/>
                </w:rPr>
                <w:t>/</w:t>
              </w:r>
              <w:r>
                <w:rPr>
                  <w:rFonts w:cs="Arial"/>
                  <w:iCs/>
                  <w:color w:val="808080"/>
                  <w:sz w:val="16"/>
                  <w:szCs w:val="16"/>
                </w:rPr>
                <w:t>11</w:t>
              </w:r>
              <w:r w:rsidR="006736DD" w:rsidRPr="00CC61DE">
                <w:rPr>
                  <w:rFonts w:cs="Arial"/>
                  <w:iCs/>
                  <w:color w:val="808080"/>
                  <w:sz w:val="16"/>
                  <w:szCs w:val="16"/>
                </w:rPr>
                <w:t>/2023</w:t>
              </w:r>
            </w:ins>
          </w:p>
        </w:tc>
        <w:tc>
          <w:tcPr>
            <w:tcW w:w="6237" w:type="dxa"/>
            <w:shd w:val="clear" w:color="auto" w:fill="auto"/>
            <w:vAlign w:val="center"/>
          </w:tcPr>
          <w:p w14:paraId="72E98B89" w14:textId="0AA82970" w:rsidR="006736DD" w:rsidRPr="00091696" w:rsidRDefault="006736DD" w:rsidP="006736DD">
            <w:pPr>
              <w:rPr>
                <w:rFonts w:cs="Arial"/>
                <w:color w:val="808080" w:themeColor="background1" w:themeShade="80"/>
                <w:sz w:val="16"/>
                <w:szCs w:val="16"/>
              </w:rPr>
            </w:pPr>
            <w:ins w:id="37" w:author="Amalia Cacciatore" w:date="2023-11-24T15:13:00Z">
              <w:r w:rsidRPr="006736DD">
                <w:rPr>
                  <w:rFonts w:cs="Arial"/>
                  <w:iCs/>
                  <w:color w:val="808080"/>
                  <w:sz w:val="16"/>
                  <w:szCs w:val="16"/>
                </w:rPr>
                <w:t>Aggiornamento References [3]</w:t>
              </w:r>
              <w:r w:rsidR="00916580">
                <w:rPr>
                  <w:rFonts w:cs="Arial"/>
                  <w:iCs/>
                  <w:color w:val="808080"/>
                  <w:sz w:val="16"/>
                  <w:szCs w:val="16"/>
                </w:rPr>
                <w:t xml:space="preserve"> – Aggiornamento versione 1.2 come da revisione</w:t>
              </w:r>
            </w:ins>
            <w:ins w:id="38" w:author="Amalia Cacciatore" w:date="2023-11-27T11:11:00Z">
              <w:r w:rsidR="00EC5D68">
                <w:rPr>
                  <w:rFonts w:cs="Arial"/>
                  <w:iCs/>
                  <w:color w:val="808080"/>
                  <w:sz w:val="16"/>
                  <w:szCs w:val="16"/>
                </w:rPr>
                <w:t xml:space="preserve"> per introduzione CR.</w:t>
              </w:r>
            </w:ins>
          </w:p>
        </w:tc>
        <w:tc>
          <w:tcPr>
            <w:tcW w:w="1247" w:type="dxa"/>
            <w:vAlign w:val="center"/>
          </w:tcPr>
          <w:p w14:paraId="049AF571" w14:textId="3960A7C1" w:rsidR="006736DD" w:rsidRDefault="00916580" w:rsidP="006736DD">
            <w:pPr>
              <w:rPr>
                <w:rFonts w:cs="Arial"/>
                <w:iCs/>
                <w:color w:val="808080"/>
                <w:szCs w:val="24"/>
              </w:rPr>
            </w:pPr>
            <w:ins w:id="39" w:author="Amalia Cacciatore" w:date="2023-11-24T15:13:00Z">
              <w:r>
                <w:rPr>
                  <w:rFonts w:cs="Arial"/>
                  <w:color w:val="808080" w:themeColor="background1" w:themeShade="80"/>
                  <w:sz w:val="16"/>
                  <w:szCs w:val="16"/>
                </w:rPr>
                <w:t>Lutech</w:t>
              </w:r>
            </w:ins>
          </w:p>
        </w:tc>
      </w:tr>
      <w:tr w:rsidR="006736DD" w:rsidRPr="006C0B19" w14:paraId="26AB1CFD" w14:textId="77777777" w:rsidTr="790EE232">
        <w:trPr>
          <w:trHeight w:val="160"/>
        </w:trPr>
        <w:tc>
          <w:tcPr>
            <w:tcW w:w="993" w:type="dxa"/>
            <w:vAlign w:val="center"/>
          </w:tcPr>
          <w:p w14:paraId="1865BB9F" w14:textId="6EA613CA" w:rsidR="006736DD" w:rsidRDefault="006736DD" w:rsidP="006736DD">
            <w:pPr>
              <w:jc w:val="center"/>
              <w:rPr>
                <w:rFonts w:cs="Arial"/>
                <w:iCs/>
                <w:color w:val="808080"/>
                <w:szCs w:val="24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11DB8BBF" w14:textId="1777EC04" w:rsidR="006736DD" w:rsidRDefault="006736DD" w:rsidP="006736DD">
            <w:pPr>
              <w:rPr>
                <w:rFonts w:cs="Arial"/>
                <w:iCs/>
                <w:color w:val="808080"/>
                <w:szCs w:val="24"/>
              </w:rPr>
            </w:pPr>
          </w:p>
        </w:tc>
        <w:tc>
          <w:tcPr>
            <w:tcW w:w="6237" w:type="dxa"/>
            <w:shd w:val="clear" w:color="auto" w:fill="auto"/>
            <w:vAlign w:val="center"/>
          </w:tcPr>
          <w:p w14:paraId="2E8CCEB8" w14:textId="21716D39" w:rsidR="006736DD" w:rsidRDefault="006736DD" w:rsidP="006736DD">
            <w:pPr>
              <w:rPr>
                <w:rFonts w:cs="Arial"/>
                <w:iCs/>
                <w:color w:val="808080"/>
                <w:szCs w:val="24"/>
              </w:rPr>
            </w:pPr>
          </w:p>
        </w:tc>
        <w:tc>
          <w:tcPr>
            <w:tcW w:w="1247" w:type="dxa"/>
            <w:vAlign w:val="center"/>
          </w:tcPr>
          <w:p w14:paraId="6AE32263" w14:textId="34E5E11E" w:rsidR="006736DD" w:rsidRDefault="006736DD" w:rsidP="006736DD">
            <w:pPr>
              <w:rPr>
                <w:rFonts w:cs="Arial"/>
                <w:iCs/>
                <w:color w:val="808080"/>
                <w:szCs w:val="24"/>
              </w:rPr>
            </w:pPr>
          </w:p>
        </w:tc>
      </w:tr>
      <w:tr w:rsidR="006736DD" w:rsidRPr="00A9530F" w14:paraId="6343D581" w14:textId="77777777" w:rsidTr="790EE232">
        <w:trPr>
          <w:trHeight w:val="404"/>
        </w:trPr>
        <w:tc>
          <w:tcPr>
            <w:tcW w:w="9923" w:type="dxa"/>
            <w:gridSpan w:val="4"/>
            <w:vAlign w:val="center"/>
          </w:tcPr>
          <w:p w14:paraId="648BD3A9" w14:textId="77777777" w:rsidR="006736DD" w:rsidRPr="00A9530F" w:rsidRDefault="006736DD" w:rsidP="006736DD">
            <w:pPr>
              <w:rPr>
                <w:rFonts w:cs="Arial"/>
                <w:iCs/>
                <w:color w:val="808080"/>
                <w:szCs w:val="24"/>
              </w:rPr>
            </w:pPr>
          </w:p>
        </w:tc>
      </w:tr>
      <w:tr w:rsidR="006736DD" w:rsidRPr="00A9530F" w14:paraId="39D49438" w14:textId="77777777" w:rsidTr="790EE232">
        <w:trPr>
          <w:trHeight w:val="404"/>
        </w:trPr>
        <w:tc>
          <w:tcPr>
            <w:tcW w:w="2439" w:type="dxa"/>
            <w:gridSpan w:val="2"/>
            <w:shd w:val="clear" w:color="auto" w:fill="F5F50B"/>
            <w:vAlign w:val="center"/>
          </w:tcPr>
          <w:p w14:paraId="3C62B145" w14:textId="77777777" w:rsidR="006736DD" w:rsidRDefault="006736DD" w:rsidP="006736DD">
            <w:pPr>
              <w:jc w:val="center"/>
              <w:rPr>
                <w:rFonts w:cs="Arial"/>
                <w:iCs/>
                <w:color w:val="808080"/>
                <w:szCs w:val="24"/>
              </w:rPr>
            </w:pPr>
            <w:r w:rsidRPr="00290A6D">
              <w:rPr>
                <w:rFonts w:cs="Arial"/>
                <w:b/>
              </w:rPr>
              <w:t>Link Documento</w:t>
            </w:r>
          </w:p>
        </w:tc>
        <w:tc>
          <w:tcPr>
            <w:tcW w:w="7484" w:type="dxa"/>
            <w:gridSpan w:val="2"/>
            <w:shd w:val="clear" w:color="auto" w:fill="auto"/>
            <w:vAlign w:val="center"/>
          </w:tcPr>
          <w:p w14:paraId="31378420" w14:textId="77777777" w:rsidR="006736DD" w:rsidRPr="00A9530F" w:rsidRDefault="006736DD" w:rsidP="006736DD">
            <w:pPr>
              <w:rPr>
                <w:rFonts w:cs="Arial"/>
                <w:iCs/>
                <w:color w:val="808080"/>
                <w:szCs w:val="24"/>
              </w:rPr>
            </w:pPr>
            <w:r w:rsidRPr="00A06A99">
              <w:rPr>
                <w:rFonts w:cs="Arial"/>
                <w:iCs/>
                <w:szCs w:val="24"/>
              </w:rPr>
              <w:t>Link</w:t>
            </w:r>
          </w:p>
        </w:tc>
      </w:tr>
    </w:tbl>
    <w:p w14:paraId="2B4704F5" w14:textId="77777777" w:rsidR="00290A6D" w:rsidRPr="00AC2069" w:rsidRDefault="00290A6D" w:rsidP="00290A6D"/>
    <w:p w14:paraId="5E95F1F6" w14:textId="77777777" w:rsidR="00AE7774" w:rsidRPr="00AC2069" w:rsidRDefault="00187E2C" w:rsidP="007A58C6">
      <w:pPr>
        <w:pStyle w:val="Didascalia"/>
        <w:ind w:left="855"/>
        <w:rPr>
          <w:rFonts w:ascii="Arial" w:hAnsi="Arial" w:cs="Arial"/>
          <w:lang w:val="it-IT"/>
        </w:rPr>
      </w:pPr>
      <w:bookmarkStart w:id="40" w:name="_Toc40969612"/>
      <w:r w:rsidRPr="00AC2069">
        <w:rPr>
          <w:rFonts w:ascii="Arial" w:hAnsi="Arial" w:cs="Arial"/>
          <w:lang w:val="it-IT"/>
        </w:rPr>
        <w:t xml:space="preserve">Table </w:t>
      </w:r>
      <w:r w:rsidR="00256304" w:rsidRPr="006750D5">
        <w:rPr>
          <w:rFonts w:ascii="Arial" w:hAnsi="Arial" w:cs="Arial"/>
        </w:rPr>
        <w:fldChar w:fldCharType="begin"/>
      </w:r>
      <w:r w:rsidRPr="00AC2069">
        <w:rPr>
          <w:rFonts w:ascii="Arial" w:hAnsi="Arial" w:cs="Arial"/>
          <w:lang w:val="it-IT"/>
        </w:rPr>
        <w:instrText xml:space="preserve"> SEQ Tabella \* ARABIC </w:instrText>
      </w:r>
      <w:r w:rsidR="00256304" w:rsidRPr="006750D5">
        <w:rPr>
          <w:rFonts w:ascii="Arial" w:hAnsi="Arial" w:cs="Arial"/>
        </w:rPr>
        <w:fldChar w:fldCharType="separate"/>
      </w:r>
      <w:r w:rsidR="002A59EE" w:rsidRPr="00AC2069">
        <w:rPr>
          <w:rFonts w:ascii="Arial" w:hAnsi="Arial" w:cs="Arial"/>
          <w:noProof/>
          <w:lang w:val="it-IT"/>
        </w:rPr>
        <w:t>1</w:t>
      </w:r>
      <w:r w:rsidR="00256304" w:rsidRPr="006750D5">
        <w:rPr>
          <w:rFonts w:ascii="Arial" w:hAnsi="Arial" w:cs="Arial"/>
        </w:rPr>
        <w:fldChar w:fldCharType="end"/>
      </w:r>
      <w:r w:rsidRPr="00AC2069">
        <w:rPr>
          <w:rFonts w:ascii="Arial" w:hAnsi="Arial" w:cs="Arial"/>
          <w:lang w:val="it-IT"/>
        </w:rPr>
        <w:t xml:space="preserve"> – Version Control</w:t>
      </w:r>
      <w:bookmarkEnd w:id="40"/>
    </w:p>
    <w:p w14:paraId="397044BB" w14:textId="77777777" w:rsidR="008C06CC" w:rsidRPr="00AC2069" w:rsidRDefault="008C06CC" w:rsidP="00856D24">
      <w:pPr>
        <w:pStyle w:val="2Copertina"/>
      </w:pPr>
    </w:p>
    <w:p w14:paraId="23099606" w14:textId="77777777" w:rsidR="00AE7774" w:rsidRPr="00AC2069" w:rsidRDefault="00AE7774" w:rsidP="00856D24">
      <w:pPr>
        <w:pStyle w:val="2Copertina"/>
      </w:pPr>
      <w:r w:rsidRPr="00AC2069">
        <w:t>References</w:t>
      </w:r>
      <w:bookmarkEnd w:id="2"/>
      <w:bookmarkEnd w:id="3"/>
      <w:bookmarkEnd w:id="4"/>
      <w:bookmarkEnd w:id="5"/>
      <w:bookmarkEnd w:id="6"/>
    </w:p>
    <w:bookmarkEnd w:id="7"/>
    <w:bookmarkEnd w:id="8"/>
    <w:bookmarkEnd w:id="9"/>
    <w:p w14:paraId="190AC718" w14:textId="2BEFD296" w:rsidR="002A3D21" w:rsidRPr="00C33480" w:rsidRDefault="00F975ED" w:rsidP="00D34FB7">
      <w:pPr>
        <w:pStyle w:val="Bibliografia"/>
        <w:rPr>
          <w:lang w:val="it-IT"/>
        </w:rPr>
      </w:pPr>
      <w:r w:rsidRPr="00C33480">
        <w:rPr>
          <w:lang w:val="it-IT"/>
        </w:rPr>
        <w:t>PI-DTO,</w:t>
      </w:r>
      <w:r w:rsidR="00A06F47" w:rsidRPr="00C33480">
        <w:rPr>
          <w:lang w:val="it-IT"/>
        </w:rPr>
        <w:t xml:space="preserve"> </w:t>
      </w:r>
      <w:r w:rsidR="003873F1" w:rsidRPr="00C33480">
        <w:rPr>
          <w:lang w:val="it-IT"/>
        </w:rPr>
        <w:t xml:space="preserve">20230202_Linee guida controlli Backoffice_FG2 </w:t>
      </w:r>
      <w:bookmarkStart w:id="41" w:name="_MON_1742992773"/>
      <w:bookmarkEnd w:id="41"/>
      <w:r w:rsidR="003873F1">
        <w:object w:dxaOrig="1534" w:dyaOrig="991" w14:anchorId="2A6E82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50.25pt" o:ole="">
            <v:imagedata r:id="rId19" o:title=""/>
          </v:shape>
          <o:OLEObject Type="Embed" ProgID="Word.Document.12" ShapeID="_x0000_i1025" DrawAspect="Icon" ObjectID="_1762592202" r:id="rId20">
            <o:FieldCodes>\s</o:FieldCodes>
          </o:OLEObject>
        </w:object>
      </w:r>
    </w:p>
    <w:p w14:paraId="1CCD9512" w14:textId="27C12821" w:rsidR="00E94AC8" w:rsidRPr="002A3D21" w:rsidRDefault="00F14400" w:rsidP="00D34FB7">
      <w:pPr>
        <w:pStyle w:val="Bibliografia"/>
      </w:pPr>
      <w:r>
        <w:t>LUTECH</w:t>
      </w:r>
      <w:r w:rsidR="00E94AC8" w:rsidRPr="002A3D21">
        <w:t xml:space="preserve">, </w:t>
      </w:r>
      <w:r w:rsidR="0090025B">
        <w:t xml:space="preserve">Codici </w:t>
      </w:r>
      <w:r w:rsidR="005D57CB">
        <w:t>Motivazioni</w:t>
      </w:r>
      <w:r w:rsidR="00727188">
        <w:t xml:space="preserve"> </w:t>
      </w:r>
      <w:r w:rsidR="00B77377">
        <w:t xml:space="preserve">BPM </w:t>
      </w:r>
      <w:r w:rsidR="00CE41FF">
        <w:object w:dxaOrig="1534" w:dyaOrig="991" w14:anchorId="55905B7D">
          <v:shape id="_x0000_i1026" type="#_x0000_t75" style="width:79.5pt;height:50.25pt" o:ole="">
            <v:imagedata r:id="rId21" o:title=""/>
          </v:shape>
          <o:OLEObject Type="Embed" ProgID="Excel.Sheet.12" ShapeID="_x0000_i1026" DrawAspect="Icon" ObjectID="_1762592203" r:id="rId22"/>
        </w:object>
      </w:r>
    </w:p>
    <w:p w14:paraId="32E443D9" w14:textId="5BFD5360" w:rsidR="00D65BFD" w:rsidRDefault="00F14400" w:rsidP="00D34FB7">
      <w:pPr>
        <w:pStyle w:val="Bibliografia"/>
      </w:pPr>
      <w:r w:rsidRPr="00F14400">
        <w:t>LUTECH</w:t>
      </w:r>
      <w:r w:rsidR="782E7BC9" w:rsidRPr="00B23205">
        <w:t xml:space="preserve">, </w:t>
      </w:r>
      <w:r w:rsidR="00EF5D29" w:rsidRPr="00EF5D29">
        <w:t>Interface Agreement Servizi SD per BPM_ANC_ver1.</w:t>
      </w:r>
      <w:ins w:id="42" w:author="Amalia Cacciatore" w:date="2023-11-24T15:24:00Z">
        <w:r w:rsidR="001B6A01">
          <w:t>4</w:t>
        </w:r>
      </w:ins>
      <w:del w:id="43" w:author="Amalia Cacciatore" w:date="2023-11-24T15:24:00Z">
        <w:r w:rsidR="00754083" w:rsidDel="001B6A01">
          <w:delText>3</w:delText>
        </w:r>
      </w:del>
      <w:r w:rsidR="00D74E0C">
        <w:t xml:space="preserve"> </w:t>
      </w:r>
      <w:r w:rsidR="00541E2E">
        <w:object w:dxaOrig="1508" w:dyaOrig="984" w14:anchorId="20748403">
          <v:shape id="_x0000_i1027" type="#_x0000_t75" style="width:75.75pt;height:49.5pt" o:ole="">
            <v:imagedata r:id="rId23" o:title=""/>
          </v:shape>
          <o:OLEObject Type="Embed" ProgID="Word.Document.12" ShapeID="_x0000_i1027" DrawAspect="Icon" ObjectID="_1762592204" r:id="rId24">
            <o:FieldCodes>\s</o:FieldCodes>
          </o:OLEObject>
        </w:object>
      </w:r>
    </w:p>
    <w:p w14:paraId="096F7A23" w14:textId="0F9704FA" w:rsidR="00450C67" w:rsidRDefault="00F14400" w:rsidP="00D34FB7">
      <w:pPr>
        <w:pStyle w:val="Bibliografia"/>
      </w:pPr>
      <w:r w:rsidRPr="00F14400">
        <w:t>LUTECH</w:t>
      </w:r>
      <w:r w:rsidR="00450C67" w:rsidRPr="00B23205">
        <w:t xml:space="preserve">, </w:t>
      </w:r>
      <w:r w:rsidR="006B5FFC" w:rsidRPr="006B5FFC">
        <w:t>Checklist SD_126440_ V0.</w:t>
      </w:r>
      <w:r w:rsidR="007F76E5">
        <w:t>5</w:t>
      </w:r>
      <w:r w:rsidR="006B5FFC">
        <w:t xml:space="preserve"> </w:t>
      </w:r>
      <w:r w:rsidR="00F56610">
        <w:object w:dxaOrig="1534" w:dyaOrig="991" w14:anchorId="7F8426C9">
          <v:shape id="_x0000_i1028" type="#_x0000_t75" style="width:76.5pt;height:49.5pt" o:ole="">
            <v:imagedata r:id="rId25" o:title=""/>
          </v:shape>
          <o:OLEObject Type="Embed" ProgID="Excel.Sheet.12" ShapeID="_x0000_i1028" DrawAspect="Icon" ObjectID="_1762592205" r:id="rId26"/>
        </w:object>
      </w:r>
    </w:p>
    <w:p w14:paraId="41E5BF10" w14:textId="537F94E9" w:rsidR="00EC168E" w:rsidRPr="002D2923" w:rsidRDefault="035F47A1" w:rsidP="00D34FB7">
      <w:pPr>
        <w:pStyle w:val="Bibliografia"/>
      </w:pPr>
      <w:bookmarkStart w:id="44" w:name="_Ref93566583"/>
      <w:r w:rsidRPr="002D2923">
        <w:t xml:space="preserve">BPM, </w:t>
      </w:r>
      <w:r w:rsidR="003B481F">
        <w:t>S</w:t>
      </w:r>
      <w:r w:rsidR="00FC13CB">
        <w:t>wagger</w:t>
      </w:r>
      <w:r w:rsidR="00AA7F69">
        <w:t xml:space="preserve"> </w:t>
      </w:r>
      <w:r w:rsidR="00B2270F" w:rsidRPr="002D2923">
        <w:t>Servizio</w:t>
      </w:r>
      <w:bookmarkEnd w:id="44"/>
      <w:r w:rsidR="00E6006B" w:rsidRPr="002D2923">
        <w:t xml:space="preserve"> </w:t>
      </w:r>
      <w:r w:rsidR="003B481F">
        <w:t>SubmitWorkItem</w:t>
      </w:r>
      <w:r w:rsidR="00A5732F">
        <w:t xml:space="preserve"> 1.1</w:t>
      </w:r>
      <w:r w:rsidR="00E13090">
        <w:t xml:space="preserve"> </w:t>
      </w:r>
      <w:r w:rsidR="003B481F">
        <w:t xml:space="preserve"> </w:t>
      </w:r>
      <w:r w:rsidR="00A5732F">
        <w:object w:dxaOrig="1534" w:dyaOrig="991" w14:anchorId="60808256">
          <v:shape id="_x0000_i1029" type="#_x0000_t75" style="width:76.5pt;height:49.5pt" o:ole="">
            <v:imagedata r:id="rId27" o:title=""/>
          </v:shape>
          <o:OLEObject Type="Embed" ProgID="Package" ShapeID="_x0000_i1029" DrawAspect="Icon" ObjectID="_1762592206" r:id="rId28"/>
        </w:object>
      </w:r>
    </w:p>
    <w:p w14:paraId="10B86A37" w14:textId="2FA6B467" w:rsidR="003F27CE" w:rsidRPr="00C33480" w:rsidRDefault="00F14400" w:rsidP="00D34FB7">
      <w:pPr>
        <w:pStyle w:val="Bibliografia"/>
        <w:rPr>
          <w:lang w:val="it-IT"/>
        </w:rPr>
      </w:pPr>
      <w:r w:rsidRPr="00C33480">
        <w:rPr>
          <w:lang w:val="it-IT"/>
        </w:rPr>
        <w:t>LUTECH</w:t>
      </w:r>
      <w:r w:rsidR="00766540" w:rsidRPr="00C33480">
        <w:rPr>
          <w:lang w:val="it-IT"/>
        </w:rPr>
        <w:t xml:space="preserve">, Automatismi </w:t>
      </w:r>
      <w:r w:rsidR="00013981" w:rsidRPr="00C33480">
        <w:rPr>
          <w:lang w:val="it-IT"/>
        </w:rPr>
        <w:t xml:space="preserve">Esiti </w:t>
      </w:r>
      <w:r w:rsidR="00766540" w:rsidRPr="00C33480">
        <w:rPr>
          <w:lang w:val="it-IT"/>
        </w:rPr>
        <w:t>SD</w:t>
      </w:r>
      <w:r w:rsidR="001F392B" w:rsidRPr="00C33480">
        <w:rPr>
          <w:lang w:val="it-IT"/>
        </w:rPr>
        <w:t>_ANC</w:t>
      </w:r>
      <w:r w:rsidR="00766540" w:rsidRPr="00C33480">
        <w:rPr>
          <w:lang w:val="it-IT"/>
        </w:rPr>
        <w:t xml:space="preserve"> </w:t>
      </w:r>
      <w:r w:rsidR="00CF381F" w:rsidRPr="00C33480">
        <w:rPr>
          <w:lang w:val="it-IT"/>
        </w:rPr>
        <w:t>v. 0.</w:t>
      </w:r>
      <w:r w:rsidR="00FD2EC0" w:rsidRPr="00C33480">
        <w:rPr>
          <w:lang w:val="it-IT"/>
        </w:rPr>
        <w:t>2</w:t>
      </w:r>
      <w:r w:rsidR="00361B28" w:rsidRPr="00C33480">
        <w:rPr>
          <w:lang w:val="it-IT"/>
        </w:rPr>
        <w:t xml:space="preserve"> </w:t>
      </w:r>
      <w:r w:rsidR="00FD2EC0">
        <w:object w:dxaOrig="1534" w:dyaOrig="991" w14:anchorId="71725DF5">
          <v:shape id="_x0000_i1030" type="#_x0000_t75" style="width:76.5pt;height:49.5pt" o:ole="">
            <v:imagedata r:id="rId29" o:title=""/>
          </v:shape>
          <o:OLEObject Type="Embed" ProgID="Excel.Sheet.12" ShapeID="_x0000_i1030" DrawAspect="Icon" ObjectID="_1762592207" r:id="rId30"/>
        </w:object>
      </w:r>
    </w:p>
    <w:p w14:paraId="6B8735EC" w14:textId="3D2C913A" w:rsidR="003F27CE" w:rsidRPr="00AE554B" w:rsidRDefault="003F27CE" w:rsidP="003F27CE"/>
    <w:p w14:paraId="08BA5FCE" w14:textId="77777777" w:rsidR="00693C4E" w:rsidRPr="006750D5" w:rsidRDefault="007506C3" w:rsidP="001B1947">
      <w:pPr>
        <w:pStyle w:val="Altrotitolo"/>
        <w:spacing w:before="240"/>
        <w:rPr>
          <w:rFonts w:cs="Arial"/>
          <w:lang w:val="en-US"/>
        </w:rPr>
      </w:pPr>
      <w:r w:rsidRPr="006750D5">
        <w:rPr>
          <w:rFonts w:cs="Arial"/>
          <w:lang w:val="en-US"/>
        </w:rPr>
        <w:lastRenderedPageBreak/>
        <w:t>Ind</w:t>
      </w:r>
      <w:r w:rsidR="002B3C64" w:rsidRPr="006750D5">
        <w:rPr>
          <w:rFonts w:cs="Arial"/>
          <w:lang w:val="en-US"/>
        </w:rPr>
        <w:t>ex</w:t>
      </w:r>
    </w:p>
    <w:p w14:paraId="0EC13AAF" w14:textId="335B131F" w:rsidR="00E95C72" w:rsidRDefault="0044082D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51975881" w:history="1">
        <w:r w:rsidR="00E95C72" w:rsidRPr="00451DF4">
          <w:rPr>
            <w:rStyle w:val="Collegamentoipertestuale"/>
            <w:rFonts w:cs="Arial"/>
            <w:lang w:val="en-US"/>
          </w:rPr>
          <w:t>1.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lang w:val="en-US"/>
          </w:rPr>
          <w:t>Acronyms, glossary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_Toc151975881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5</w:t>
        </w:r>
        <w:r w:rsidR="00E95C72">
          <w:rPr>
            <w:webHidden/>
          </w:rPr>
          <w:fldChar w:fldCharType="end"/>
        </w:r>
      </w:hyperlink>
    </w:p>
    <w:p w14:paraId="25F5166E" w14:textId="2D147D2A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882" w:history="1">
        <w:r w:rsidR="00E95C72" w:rsidRPr="00451DF4">
          <w:rPr>
            <w:rStyle w:val="Collegamentoipertestuale"/>
            <w:rFonts w:cs="Arial"/>
            <w:caps/>
            <w:lang w:val="en-US"/>
          </w:rPr>
          <w:t>2.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caps/>
            <w:lang w:val="en-US"/>
          </w:rPr>
          <w:t>Overview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_Toc151975882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6</w:t>
        </w:r>
        <w:r w:rsidR="00E95C72">
          <w:rPr>
            <w:webHidden/>
          </w:rPr>
          <w:fldChar w:fldCharType="end"/>
        </w:r>
      </w:hyperlink>
    </w:p>
    <w:p w14:paraId="466A3F0B" w14:textId="54E879E8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883" w:history="1">
        <w:r w:rsidR="00E95C72" w:rsidRPr="00451DF4">
          <w:rPr>
            <w:rStyle w:val="Collegamentoipertestuale"/>
            <w:rFonts w:cs="Arial"/>
            <w:lang w:val="en-US"/>
          </w:rPr>
          <w:t>3.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lang w:val="en-US"/>
          </w:rPr>
          <w:t>Backlog and Iteration Functionalities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_Toc151975883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7</w:t>
        </w:r>
        <w:r w:rsidR="00E95C72">
          <w:rPr>
            <w:webHidden/>
          </w:rPr>
          <w:fldChar w:fldCharType="end"/>
        </w:r>
      </w:hyperlink>
    </w:p>
    <w:p w14:paraId="750174F7" w14:textId="52181E48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884" w:history="1">
        <w:r w:rsidR="00E95C72" w:rsidRPr="00451DF4">
          <w:rPr>
            <w:rStyle w:val="Collegamentoipertestuale"/>
            <w:rFonts w:cs="Arial"/>
            <w:lang w:val="en-US"/>
          </w:rPr>
          <w:t>4.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lang w:val="en-US"/>
          </w:rPr>
          <w:t>Functional Definition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_Toc151975884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8</w:t>
        </w:r>
        <w:r w:rsidR="00E95C72">
          <w:rPr>
            <w:webHidden/>
          </w:rPr>
          <w:fldChar w:fldCharType="end"/>
        </w:r>
      </w:hyperlink>
    </w:p>
    <w:p w14:paraId="53F11E1E" w14:textId="409CCACD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885" w:history="1">
        <w:r w:rsidR="00E95C72" w:rsidRPr="00451DF4">
          <w:rPr>
            <w:rStyle w:val="Collegamentoipertestuale"/>
            <w:rFonts w:ascii="Times New Roman" w:hAnsi="Times New Roman"/>
          </w:rPr>
          <w:t>4.1.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Integration Story “Integrazione BPM: Richiesta di Apertura Pratica”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_Toc151975885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8</w:t>
        </w:r>
        <w:r w:rsidR="00E95C72">
          <w:rPr>
            <w:webHidden/>
          </w:rPr>
          <w:fldChar w:fldCharType="end"/>
        </w:r>
      </w:hyperlink>
    </w:p>
    <w:p w14:paraId="641D3E70" w14:textId="19B0E793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86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_Toc151975886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50F12AD9" w14:textId="0139B1F4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87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Ricezione richiesta Creazione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_Toc151975887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4F05B0B5" w14:textId="121DF5EB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8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Response Servizio Apertura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_Toc151975888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2858DC7B" w14:textId="0D5ADDCE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89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Mancato invio oggetto “Documenti”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_Toc151975889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740F3485" w14:textId="6CAB5A84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0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4.1.1.4.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Gestione dell’Idempotenza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_Toc151975890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065ECA5B" w14:textId="57AC130E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1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4.1.1.5.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Interrogazione fallita per indisponibilità del servizio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_Toc151975891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8</w:t>
        </w:r>
        <w:r w:rsidR="00E95C72">
          <w:rPr>
            <w:noProof/>
            <w:webHidden/>
          </w:rPr>
          <w:fldChar w:fldCharType="end"/>
        </w:r>
      </w:hyperlink>
    </w:p>
    <w:p w14:paraId="7D85B83B" w14:textId="6F64CD2C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892" w:history="1">
        <w:r w:rsidR="00E95C72" w:rsidRPr="00451DF4">
          <w:rPr>
            <w:rStyle w:val="Collegamentoipertestuale"/>
            <w:rFonts w:ascii="Times New Roman" w:hAnsi="Times New Roman"/>
          </w:rPr>
          <w:t>4.2.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“Creazione Pratica”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_Toc151975892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9</w:t>
        </w:r>
        <w:r w:rsidR="00E95C72">
          <w:rPr>
            <w:webHidden/>
          </w:rPr>
          <w:fldChar w:fldCharType="end"/>
        </w:r>
      </w:hyperlink>
    </w:p>
    <w:p w14:paraId="0DF9B1F6" w14:textId="5C25FB58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9</w:t>
        </w:r>
        <w:r w:rsidR="00E95C72">
          <w:rPr>
            <w:noProof/>
            <w:webHidden/>
          </w:rPr>
          <w:fldChar w:fldCharType="end"/>
        </w:r>
      </w:hyperlink>
    </w:p>
    <w:p w14:paraId="3F2CEE07" w14:textId="1EA3AD9F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4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Creazione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_Toc151975894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9</w:t>
        </w:r>
        <w:r w:rsidR="00E95C72">
          <w:rPr>
            <w:noProof/>
            <w:webHidden/>
          </w:rPr>
          <w:fldChar w:fldCharType="end"/>
        </w:r>
      </w:hyperlink>
    </w:p>
    <w:p w14:paraId="39B45D35" w14:textId="53EBBAB5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Riepilogo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9</w:t>
        </w:r>
        <w:r w:rsidR="00E95C72">
          <w:rPr>
            <w:noProof/>
            <w:webHidden/>
          </w:rPr>
          <w:fldChar w:fldCharType="end"/>
        </w:r>
      </w:hyperlink>
    </w:p>
    <w:p w14:paraId="57688BDA" w14:textId="00AF2ADD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6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Funzionalità di Visualizzazione per la Navigazione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_Toc151975896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10</w:t>
        </w:r>
        <w:r w:rsidR="00E95C72">
          <w:rPr>
            <w:noProof/>
            <w:webHidden/>
          </w:rPr>
          <w:fldChar w:fldCharType="end"/>
        </w:r>
      </w:hyperlink>
    </w:p>
    <w:p w14:paraId="60C9FC9D" w14:textId="3720F097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897" w:history="1">
        <w:r w:rsidR="00E95C72" w:rsidRPr="00451DF4">
          <w:rPr>
            <w:rStyle w:val="Collegamentoipertestuale"/>
            <w:rFonts w:ascii="Times New Roman" w:hAnsi="Times New Roman"/>
          </w:rPr>
          <w:t>4.3.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“Visualizzazione Lista Pratiche”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_Toc151975897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11</w:t>
        </w:r>
        <w:r w:rsidR="00E95C72">
          <w:rPr>
            <w:webHidden/>
          </w:rPr>
          <w:fldChar w:fldCharType="end"/>
        </w:r>
      </w:hyperlink>
    </w:p>
    <w:p w14:paraId="3FED0BBF" w14:textId="64534712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11</w:t>
        </w:r>
        <w:r w:rsidR="00E95C72">
          <w:rPr>
            <w:noProof/>
            <w:webHidden/>
          </w:rPr>
          <w:fldChar w:fldCharType="end"/>
        </w:r>
      </w:hyperlink>
    </w:p>
    <w:p w14:paraId="03E869C5" w14:textId="090B1C32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899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Visualizzazione Lista Pratiche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_Toc151975899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11</w:t>
        </w:r>
        <w:r w:rsidR="00E95C72">
          <w:rPr>
            <w:noProof/>
            <w:webHidden/>
          </w:rPr>
          <w:fldChar w:fldCharType="end"/>
        </w:r>
      </w:hyperlink>
    </w:p>
    <w:p w14:paraId="062E53B5" w14:textId="17E47116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0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Filtro Lista Pratiche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_Toc151975900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11</w:t>
        </w:r>
        <w:r w:rsidR="00E95C72">
          <w:rPr>
            <w:noProof/>
            <w:webHidden/>
          </w:rPr>
          <w:fldChar w:fldCharType="end"/>
        </w:r>
      </w:hyperlink>
    </w:p>
    <w:p w14:paraId="3A4DEF84" w14:textId="2B587E3C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01" w:history="1">
        <w:r w:rsidR="00E95C72" w:rsidRPr="00451DF4">
          <w:rPr>
            <w:rStyle w:val="Collegamentoipertestuale"/>
            <w:rFonts w:ascii="Times New Roman" w:hAnsi="Times New Roman"/>
          </w:rPr>
          <w:t>4.4.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“Creazione di un Task nella Lista Attività”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_Toc151975901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11</w:t>
        </w:r>
        <w:r w:rsidR="00E95C72">
          <w:rPr>
            <w:webHidden/>
          </w:rPr>
          <w:fldChar w:fldCharType="end"/>
        </w:r>
      </w:hyperlink>
    </w:p>
    <w:p w14:paraId="5AEA6D99" w14:textId="21B0577F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2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_Toc151975902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6E7B6DD5" w14:textId="3AF4AB65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Generazione del Task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103169C3" w14:textId="1AE35AC9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04" w:history="1">
        <w:r w:rsidR="00E95C72" w:rsidRPr="00451DF4">
          <w:rPr>
            <w:rStyle w:val="Collegamentoipertestuale"/>
            <w:rFonts w:ascii="Times New Roman" w:hAnsi="Times New Roman"/>
          </w:rPr>
          <w:t>4.5.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“Visualizzazione Lista Attività”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_Toc151975904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12</w:t>
        </w:r>
        <w:r w:rsidR="00E95C72">
          <w:rPr>
            <w:webHidden/>
          </w:rPr>
          <w:fldChar w:fldCharType="end"/>
        </w:r>
      </w:hyperlink>
    </w:p>
    <w:p w14:paraId="52B3082C" w14:textId="70C0232C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394D71E0" w14:textId="39AF2A0D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6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Visualizzazione Lista Attività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_Toc151975906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6B167BCF" w14:textId="4AFFA208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7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Sorting Colonne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_Toc151975907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5898A172" w14:textId="6DF64D43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0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Filtro Attività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_Toc151975908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12</w:t>
        </w:r>
        <w:r w:rsidR="00E95C72">
          <w:rPr>
            <w:noProof/>
            <w:webHidden/>
          </w:rPr>
          <w:fldChar w:fldCharType="end"/>
        </w:r>
      </w:hyperlink>
    </w:p>
    <w:p w14:paraId="727665F5" w14:textId="1BD07207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09" w:history="1">
        <w:r w:rsidR="00E95C72" w:rsidRPr="00451DF4">
          <w:rPr>
            <w:rStyle w:val="Collegamentoipertestuale"/>
            <w:rFonts w:ascii="Times New Roman" w:hAnsi="Times New Roman"/>
          </w:rPr>
          <w:t>4.6.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“Presa in carico di un Task nella Lista Attività”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_Toc151975909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12</w:t>
        </w:r>
        <w:r w:rsidR="00E95C72">
          <w:rPr>
            <w:webHidden/>
          </w:rPr>
          <w:fldChar w:fldCharType="end"/>
        </w:r>
      </w:hyperlink>
    </w:p>
    <w:p w14:paraId="43325626" w14:textId="2E28AB7E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0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_Toc151975910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13</w:t>
        </w:r>
        <w:r w:rsidR="00E95C72">
          <w:rPr>
            <w:noProof/>
            <w:webHidden/>
          </w:rPr>
          <w:fldChar w:fldCharType="end"/>
        </w:r>
      </w:hyperlink>
    </w:p>
    <w:p w14:paraId="7D1FCA3D" w14:textId="16D76487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1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Presa in Carico del Task Attività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_Toc151975911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13</w:t>
        </w:r>
        <w:r w:rsidR="00E95C72">
          <w:rPr>
            <w:noProof/>
            <w:webHidden/>
          </w:rPr>
          <w:fldChar w:fldCharType="end"/>
        </w:r>
      </w:hyperlink>
    </w:p>
    <w:p w14:paraId="479E8F94" w14:textId="6436DE50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2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Selezione Tipologia Documento da verificare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_Toc151975912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13</w:t>
        </w:r>
        <w:r w:rsidR="00E95C72">
          <w:rPr>
            <w:noProof/>
            <w:webHidden/>
          </w:rPr>
          <w:fldChar w:fldCharType="end"/>
        </w:r>
      </w:hyperlink>
    </w:p>
    <w:p w14:paraId="28F6FFB4" w14:textId="2FEA143A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Visualizzazione Dettaglio Task Attività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13</w:t>
        </w:r>
        <w:r w:rsidR="00E95C72">
          <w:rPr>
            <w:noProof/>
            <w:webHidden/>
          </w:rPr>
          <w:fldChar w:fldCharType="end"/>
        </w:r>
      </w:hyperlink>
    </w:p>
    <w:p w14:paraId="26BC5530" w14:textId="73D3927E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4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4.6.1.4.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Visualizzazione dei documenti allegati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_Toc151975914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14</w:t>
        </w:r>
        <w:r w:rsidR="00E95C72">
          <w:rPr>
            <w:noProof/>
            <w:webHidden/>
          </w:rPr>
          <w:fldChar w:fldCharType="end"/>
        </w:r>
      </w:hyperlink>
    </w:p>
    <w:p w14:paraId="221CE024" w14:textId="1E2CDD51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4.6.1.5.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Download manuale dei documenti allegati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14</w:t>
        </w:r>
        <w:r w:rsidR="00E95C72">
          <w:rPr>
            <w:noProof/>
            <w:webHidden/>
          </w:rPr>
          <w:fldChar w:fldCharType="end"/>
        </w:r>
      </w:hyperlink>
    </w:p>
    <w:p w14:paraId="48CF866A" w14:textId="10AE03A1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16" w:history="1">
        <w:r w:rsidR="00E95C72" w:rsidRPr="00451DF4">
          <w:rPr>
            <w:rStyle w:val="Collegamentoipertestuale"/>
            <w:rFonts w:ascii="Times New Roman" w:hAnsi="Times New Roman"/>
            <w:lang w:val="en-GB"/>
          </w:rPr>
          <w:t>4.7.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lang w:val="en-GB"/>
          </w:rPr>
          <w:t>User Story “Verifiche del Back-Office”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_Toc151975916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15</w:t>
        </w:r>
        <w:r w:rsidR="00E95C72">
          <w:rPr>
            <w:webHidden/>
          </w:rPr>
          <w:fldChar w:fldCharType="end"/>
        </w:r>
      </w:hyperlink>
    </w:p>
    <w:p w14:paraId="5C647955" w14:textId="1CD7DBB7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7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_Toc151975917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15</w:t>
        </w:r>
        <w:r w:rsidR="00E95C72">
          <w:rPr>
            <w:noProof/>
            <w:webHidden/>
          </w:rPr>
          <w:fldChar w:fldCharType="end"/>
        </w:r>
      </w:hyperlink>
    </w:p>
    <w:p w14:paraId="158F9024" w14:textId="35E07E2D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Controllo Presenza Verbale di Denuncia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15</w:t>
        </w:r>
        <w:r w:rsidR="00E95C72">
          <w:rPr>
            <w:noProof/>
            <w:webHidden/>
          </w:rPr>
          <w:fldChar w:fldCharType="end"/>
        </w:r>
      </w:hyperlink>
    </w:p>
    <w:p w14:paraId="3F997BE3" w14:textId="597F2D1E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19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Controlli Conformità Verbale di Denuncia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_Toc151975919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15</w:t>
        </w:r>
        <w:r w:rsidR="00E95C72">
          <w:rPr>
            <w:noProof/>
            <w:webHidden/>
          </w:rPr>
          <w:fldChar w:fldCharType="end"/>
        </w:r>
      </w:hyperlink>
    </w:p>
    <w:p w14:paraId="7E327FE3" w14:textId="1BE5B01E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0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Specifiche Controllo di Conformità N. 2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_Toc151975920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15</w:t>
        </w:r>
        <w:r w:rsidR="00E95C72">
          <w:rPr>
            <w:noProof/>
            <w:webHidden/>
          </w:rPr>
          <w:fldChar w:fldCharType="end"/>
        </w:r>
      </w:hyperlink>
    </w:p>
    <w:p w14:paraId="72613228" w14:textId="25A93CDC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1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4.7.1.4.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Specifiche Controllo di Conformità N. 4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_Toc151975921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15</w:t>
        </w:r>
        <w:r w:rsidR="00E95C72">
          <w:rPr>
            <w:noProof/>
            <w:webHidden/>
          </w:rPr>
          <w:fldChar w:fldCharType="end"/>
        </w:r>
      </w:hyperlink>
    </w:p>
    <w:p w14:paraId="15CE0AC4" w14:textId="375661FB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2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4.7.1.5.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Salva e Modifica Checklist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_Toc151975922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1C7FB9C7" w14:textId="1CA33689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4.7.1.6.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Selezione Automatica dell’Esito sul controllo del Verbale di Denuncia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6B06C016" w14:textId="2BE58410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24" w:history="1">
        <w:r w:rsidR="00E95C72" w:rsidRPr="00451DF4">
          <w:rPr>
            <w:rStyle w:val="Collegamentoipertestuale"/>
            <w:rFonts w:ascii="Times New Roman" w:hAnsi="Times New Roman"/>
          </w:rPr>
          <w:t>4.8.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“Chiusura di un Task nella Lista Attività”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_Toc151975924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16</w:t>
        </w:r>
        <w:r w:rsidR="00E95C72">
          <w:rPr>
            <w:webHidden/>
          </w:rPr>
          <w:fldChar w:fldCharType="end"/>
        </w:r>
      </w:hyperlink>
    </w:p>
    <w:p w14:paraId="7D04000D" w14:textId="31D0E989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1D8300DD" w14:textId="69B2EE0A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6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Selezione Automatica dell’Esito Generale della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_Toc151975926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45C4E7CA" w14:textId="4C5A5247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7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Chiusura Task con Pratica Approvata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_Toc151975927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2DFD117E" w14:textId="11E26BFD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Chiusura Task con Pratica Respinta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6094D1D5" w14:textId="642DC318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29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4.8.1.4.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Verifica Chiusura Task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_Toc151975929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4842C806" w14:textId="54744787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0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4.8.1.5.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Cambio Stato della Pratica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_Toc151975930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16</w:t>
        </w:r>
        <w:r w:rsidR="00E95C72">
          <w:rPr>
            <w:noProof/>
            <w:webHidden/>
          </w:rPr>
          <w:fldChar w:fldCharType="end"/>
        </w:r>
      </w:hyperlink>
    </w:p>
    <w:p w14:paraId="45005A62" w14:textId="54F81228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31" w:history="1">
        <w:r w:rsidR="00E95C72" w:rsidRPr="00451DF4">
          <w:rPr>
            <w:rStyle w:val="Collegamentoipertestuale"/>
            <w:rFonts w:ascii="Times New Roman" w:hAnsi="Times New Roman"/>
          </w:rPr>
          <w:t>4.9.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Integration Story “Integrazione BPM: Invio Esito Verifiche BO”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_Toc151975931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17</w:t>
        </w:r>
        <w:r w:rsidR="00E95C72">
          <w:rPr>
            <w:webHidden/>
          </w:rPr>
          <w:fldChar w:fldCharType="end"/>
        </w:r>
      </w:hyperlink>
    </w:p>
    <w:p w14:paraId="39983107" w14:textId="134425DE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2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_Toc151975932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1E9DA1B4" w14:textId="2E465C39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Invio Esiti Verifiche BO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205126CC" w14:textId="105DFBD5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4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Esito con KO multipli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_Toc151975934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644A209F" w14:textId="0E2C8905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Interrogazione fallita per indisponibilità del servizio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0AD25CAA" w14:textId="64A814E6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36" w:history="1">
        <w:r w:rsidR="00E95C72" w:rsidRPr="00451DF4">
          <w:rPr>
            <w:rStyle w:val="Collegamentoipertestuale"/>
            <w:rFonts w:ascii="Times New Roman" w:hAnsi="Times New Roman"/>
          </w:rPr>
          <w:t>4.10.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“Chiusura Pratica”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_Toc151975936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17</w:t>
        </w:r>
        <w:r w:rsidR="00E95C72">
          <w:rPr>
            <w:webHidden/>
          </w:rPr>
          <w:fldChar w:fldCharType="end"/>
        </w:r>
      </w:hyperlink>
    </w:p>
    <w:p w14:paraId="4339A49F" w14:textId="305A3B90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7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_Toc151975937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156D50D0" w14:textId="38199D50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8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Gestione Chiusura Pratica in OK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_Toc151975938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1DC2085E" w14:textId="6E244855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39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Gestione Chiusura Pratica in KO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_Toc151975939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17</w:t>
        </w:r>
        <w:r w:rsidR="00E95C72">
          <w:rPr>
            <w:noProof/>
            <w:webHidden/>
          </w:rPr>
          <w:fldChar w:fldCharType="end"/>
        </w:r>
      </w:hyperlink>
    </w:p>
    <w:p w14:paraId="37C7B898" w14:textId="56B54A86" w:rsidR="00E95C72" w:rsidRDefault="00EC05A2">
      <w:pPr>
        <w:pStyle w:val="Sommario2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51975940" w:history="1">
        <w:r w:rsidR="00E95C72" w:rsidRPr="00451DF4">
          <w:rPr>
            <w:rStyle w:val="Collegamentoipertestuale"/>
            <w:rFonts w:ascii="Times New Roman" w:hAnsi="Times New Roman"/>
          </w:rPr>
          <w:t>4.11.</w:t>
        </w:r>
        <w:r w:rsidR="00E95C72"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User Story “Funzionalità del Supervisore: Riassegna Attività”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_Toc151975940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17</w:t>
        </w:r>
        <w:r w:rsidR="00E95C72">
          <w:rPr>
            <w:webHidden/>
          </w:rPr>
          <w:fldChar w:fldCharType="end"/>
        </w:r>
      </w:hyperlink>
    </w:p>
    <w:p w14:paraId="04016CC6" w14:textId="208207AD" w:rsidR="00E95C72" w:rsidRDefault="00EC05A2">
      <w:pPr>
        <w:pStyle w:val="Sommario3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41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Acceptance Criteria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_Toc151975941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18</w:t>
        </w:r>
        <w:r w:rsidR="00E95C72">
          <w:rPr>
            <w:noProof/>
            <w:webHidden/>
          </w:rPr>
          <w:fldChar w:fldCharType="end"/>
        </w:r>
      </w:hyperlink>
    </w:p>
    <w:p w14:paraId="45B69B55" w14:textId="010E39CC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42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4.11.1.1.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Tipologia di Riassegnazione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_Toc151975942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18</w:t>
        </w:r>
        <w:r w:rsidR="00E95C72">
          <w:rPr>
            <w:noProof/>
            <w:webHidden/>
          </w:rPr>
          <w:fldChar w:fldCharType="end"/>
        </w:r>
      </w:hyperlink>
    </w:p>
    <w:p w14:paraId="0971D696" w14:textId="468A4BBC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43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4.11.1.2.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Visualizzazione Task da riassegnare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_Toc151975943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18</w:t>
        </w:r>
        <w:r w:rsidR="00E95C72">
          <w:rPr>
            <w:noProof/>
            <w:webHidden/>
          </w:rPr>
          <w:fldChar w:fldCharType="end"/>
        </w:r>
      </w:hyperlink>
    </w:p>
    <w:p w14:paraId="6F41EFA3" w14:textId="37193DD6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44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4.11.1.3.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Filtri Task da riassegnare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_Toc151975944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18</w:t>
        </w:r>
        <w:r w:rsidR="00E95C72">
          <w:rPr>
            <w:noProof/>
            <w:webHidden/>
          </w:rPr>
          <w:fldChar w:fldCharType="end"/>
        </w:r>
      </w:hyperlink>
    </w:p>
    <w:p w14:paraId="4F93346E" w14:textId="3722393B" w:rsidR="00E95C72" w:rsidRDefault="00EC05A2">
      <w:pPr>
        <w:pStyle w:val="Sommario4"/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51975945" w:history="1">
        <w:r w:rsidR="00E95C72" w:rsidRPr="00451DF4">
          <w:rPr>
            <w:rStyle w:val="Collegamentoipertestuale"/>
            <w:rFonts w:ascii="Times New Roman" w:hAnsi="Times New Roman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4.11.1.4.</w:t>
        </w:r>
        <w:r w:rsidR="00E95C72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  <w:noProof/>
          </w:rPr>
          <w:t>Scenario: Sorting Colonne</w:t>
        </w:r>
        <w:r w:rsidR="00E95C72">
          <w:rPr>
            <w:noProof/>
            <w:webHidden/>
          </w:rPr>
          <w:tab/>
        </w:r>
        <w:r w:rsidR="00E95C72">
          <w:rPr>
            <w:noProof/>
            <w:webHidden/>
          </w:rPr>
          <w:fldChar w:fldCharType="begin"/>
        </w:r>
        <w:r w:rsidR="00E95C72">
          <w:rPr>
            <w:noProof/>
            <w:webHidden/>
          </w:rPr>
          <w:instrText xml:space="preserve"> PAGEREF _Toc151975945 \h </w:instrText>
        </w:r>
        <w:r w:rsidR="00E95C72">
          <w:rPr>
            <w:noProof/>
            <w:webHidden/>
          </w:rPr>
        </w:r>
        <w:r w:rsidR="00E95C72">
          <w:rPr>
            <w:noProof/>
            <w:webHidden/>
          </w:rPr>
          <w:fldChar w:fldCharType="separate"/>
        </w:r>
        <w:r w:rsidR="00E95C72">
          <w:rPr>
            <w:noProof/>
            <w:webHidden/>
          </w:rPr>
          <w:t>18</w:t>
        </w:r>
        <w:r w:rsidR="00E95C72">
          <w:rPr>
            <w:noProof/>
            <w:webHidden/>
          </w:rPr>
          <w:fldChar w:fldCharType="end"/>
        </w:r>
      </w:hyperlink>
    </w:p>
    <w:p w14:paraId="5D4F2F4F" w14:textId="082486AB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46" w:history="1">
        <w:r w:rsidR="00E95C72" w:rsidRPr="00451DF4">
          <w:rPr>
            <w:rStyle w:val="Collegamentoipertestuale"/>
            <w:lang w:val="en-US"/>
          </w:rPr>
          <w:t>5.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lang w:val="en-US"/>
          </w:rPr>
          <w:t>Functional Definition Impacts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_Toc151975946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19</w:t>
        </w:r>
        <w:r w:rsidR="00E95C72">
          <w:rPr>
            <w:webHidden/>
          </w:rPr>
          <w:fldChar w:fldCharType="end"/>
        </w:r>
      </w:hyperlink>
    </w:p>
    <w:p w14:paraId="41D6D140" w14:textId="2371A019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47" w:history="1">
        <w:r w:rsidR="00E95C72" w:rsidRPr="00451DF4">
          <w:rPr>
            <w:rStyle w:val="Collegamentoipertestuale"/>
            <w:rFonts w:ascii="Times New Roman" w:hAnsi="Times New Roman"/>
          </w:rPr>
          <w:t>6.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Assunzioni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_Toc151975947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20</w:t>
        </w:r>
        <w:r w:rsidR="00E95C72">
          <w:rPr>
            <w:webHidden/>
          </w:rPr>
          <w:fldChar w:fldCharType="end"/>
        </w:r>
      </w:hyperlink>
    </w:p>
    <w:p w14:paraId="69265F23" w14:textId="00F2987B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48" w:history="1">
        <w:r w:rsidR="00E95C72" w:rsidRPr="00451DF4">
          <w:rPr>
            <w:rStyle w:val="Collegamentoipertestuale"/>
            <w:rFonts w:ascii="Times New Roman" w:hAnsi="Times New Roman"/>
          </w:rPr>
          <w:t>7.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ascii="Times New Roman" w:hAnsi="Times New Roman"/>
          </w:rPr>
          <w:t>Open Point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_Toc151975948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21</w:t>
        </w:r>
        <w:r w:rsidR="00E95C72">
          <w:rPr>
            <w:webHidden/>
          </w:rPr>
          <w:fldChar w:fldCharType="end"/>
        </w:r>
      </w:hyperlink>
    </w:p>
    <w:p w14:paraId="001CA839" w14:textId="1D509C02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49" w:history="1">
        <w:r w:rsidR="00E95C72" w:rsidRPr="00451DF4">
          <w:rPr>
            <w:rStyle w:val="Collegamentoipertestuale"/>
          </w:rPr>
          <w:t>8.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</w:rPr>
          <w:t>Ruoli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_Toc151975949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22</w:t>
        </w:r>
        <w:r w:rsidR="00E95C72">
          <w:rPr>
            <w:webHidden/>
          </w:rPr>
          <w:fldChar w:fldCharType="end"/>
        </w:r>
      </w:hyperlink>
    </w:p>
    <w:p w14:paraId="666E3266" w14:textId="32509439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50" w:history="1">
        <w:r w:rsidR="00E95C72" w:rsidRPr="00451DF4">
          <w:rPr>
            <w:rStyle w:val="Collegamentoipertestuale"/>
          </w:rPr>
          <w:t>9.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</w:rPr>
          <w:t>Sistemi da integrare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_Toc151975950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23</w:t>
        </w:r>
        <w:r w:rsidR="00E95C72">
          <w:rPr>
            <w:webHidden/>
          </w:rPr>
          <w:fldChar w:fldCharType="end"/>
        </w:r>
      </w:hyperlink>
    </w:p>
    <w:p w14:paraId="2C906CE4" w14:textId="65740252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51" w:history="1">
        <w:r w:rsidR="00E95C72" w:rsidRPr="00451DF4">
          <w:rPr>
            <w:rStyle w:val="Collegamentoipertestuale"/>
          </w:rPr>
          <w:t>10.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</w:rPr>
          <w:t>Modello di processo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_Toc151975951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24</w:t>
        </w:r>
        <w:r w:rsidR="00E95C72">
          <w:rPr>
            <w:webHidden/>
          </w:rPr>
          <w:fldChar w:fldCharType="end"/>
        </w:r>
      </w:hyperlink>
    </w:p>
    <w:p w14:paraId="3BAE3607" w14:textId="268E31E7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52" w:history="1">
        <w:r w:rsidR="00E95C72" w:rsidRPr="00451DF4">
          <w:rPr>
            <w:rStyle w:val="Collegamentoipertestuale"/>
          </w:rPr>
          <w:t>11.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</w:rPr>
          <w:t>State Model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_Toc151975952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25</w:t>
        </w:r>
        <w:r w:rsidR="00E95C72">
          <w:rPr>
            <w:webHidden/>
          </w:rPr>
          <w:fldChar w:fldCharType="end"/>
        </w:r>
      </w:hyperlink>
    </w:p>
    <w:p w14:paraId="255B8429" w14:textId="2DB1ED2E" w:rsidR="00E95C72" w:rsidRDefault="00EC05A2" w:rsidP="00E95C72">
      <w:pPr>
        <w:pStyle w:val="Sommario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1975953" w:history="1">
        <w:r w:rsidR="00E95C72" w:rsidRPr="00451DF4">
          <w:rPr>
            <w:rStyle w:val="Collegamentoipertestuale"/>
            <w:rFonts w:cs="Arial"/>
            <w:lang w:val="en-US"/>
          </w:rPr>
          <w:t>12.</w:t>
        </w:r>
        <w:r w:rsidR="00E95C72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95C72" w:rsidRPr="00451DF4">
          <w:rPr>
            <w:rStyle w:val="Collegamentoipertestuale"/>
            <w:rFonts w:cs="Arial"/>
            <w:lang w:val="en-US"/>
          </w:rPr>
          <w:t>Index of figures and tables</w:t>
        </w:r>
        <w:r w:rsidR="00E95C72">
          <w:rPr>
            <w:webHidden/>
          </w:rPr>
          <w:tab/>
        </w:r>
        <w:r w:rsidR="00E95C72">
          <w:rPr>
            <w:webHidden/>
          </w:rPr>
          <w:fldChar w:fldCharType="begin"/>
        </w:r>
        <w:r w:rsidR="00E95C72">
          <w:rPr>
            <w:webHidden/>
          </w:rPr>
          <w:instrText xml:space="preserve"> PAGEREF _Toc151975953 \h </w:instrText>
        </w:r>
        <w:r w:rsidR="00E95C72">
          <w:rPr>
            <w:webHidden/>
          </w:rPr>
        </w:r>
        <w:r w:rsidR="00E95C72">
          <w:rPr>
            <w:webHidden/>
          </w:rPr>
          <w:fldChar w:fldCharType="separate"/>
        </w:r>
        <w:r w:rsidR="00E95C72">
          <w:rPr>
            <w:webHidden/>
          </w:rPr>
          <w:t>26</w:t>
        </w:r>
        <w:r w:rsidR="00E95C72">
          <w:rPr>
            <w:webHidden/>
          </w:rPr>
          <w:fldChar w:fldCharType="end"/>
        </w:r>
      </w:hyperlink>
    </w:p>
    <w:p w14:paraId="58D01417" w14:textId="42E9D5A9" w:rsidR="00010066" w:rsidRDefault="0044082D" w:rsidP="00E95C72">
      <w:pPr>
        <w:pStyle w:val="Sommario1"/>
        <w:rPr>
          <w:szCs w:val="24"/>
          <w:lang w:val="en-US" w:eastAsia="en-US"/>
        </w:rPr>
      </w:pPr>
      <w:r>
        <w:fldChar w:fldCharType="end"/>
      </w:r>
    </w:p>
    <w:p w14:paraId="4A48A8E2" w14:textId="419F8F98" w:rsidR="007506C3" w:rsidRPr="006750D5" w:rsidRDefault="007506C3" w:rsidP="09646E82">
      <w:pPr>
        <w:rPr>
          <w:rFonts w:ascii="Arial" w:hAnsi="Arial" w:cs="Arial"/>
          <w:sz w:val="28"/>
          <w:szCs w:val="28"/>
          <w:lang w:val="en-US"/>
        </w:rPr>
      </w:pPr>
    </w:p>
    <w:p w14:paraId="6083D30C" w14:textId="77777777" w:rsidR="00393C80" w:rsidRPr="006750D5" w:rsidRDefault="6BD13A71" w:rsidP="001B1947">
      <w:pPr>
        <w:pStyle w:val="Titolo1"/>
        <w:spacing w:before="240"/>
        <w:rPr>
          <w:rFonts w:cs="Arial"/>
          <w:lang w:val="en-US"/>
        </w:rPr>
      </w:pPr>
      <w:bookmarkStart w:id="45" w:name="_Toc308017938"/>
      <w:bookmarkStart w:id="46" w:name="_Toc40968539"/>
      <w:bookmarkStart w:id="47" w:name="_Toc40968668"/>
      <w:bookmarkStart w:id="48" w:name="_Ref93672742"/>
      <w:bookmarkStart w:id="49" w:name="_Toc151975881"/>
      <w:bookmarkStart w:id="50" w:name="_Toc308017921"/>
      <w:bookmarkStart w:id="51" w:name="_Toc320693763"/>
      <w:bookmarkStart w:id="52" w:name="_Toc320693762"/>
      <w:bookmarkStart w:id="53" w:name="_Toc389367910"/>
      <w:bookmarkStart w:id="54" w:name="_Toc494619314"/>
      <w:bookmarkStart w:id="55" w:name="_Toc524512185"/>
      <w:bookmarkStart w:id="56" w:name="_Toc34112118"/>
      <w:bookmarkStart w:id="57" w:name="_Toc93997403"/>
      <w:bookmarkStart w:id="58" w:name="Start"/>
      <w:bookmarkStart w:id="59" w:name="_Toc361549744"/>
      <w:bookmarkStart w:id="60" w:name="_Toc365428484"/>
      <w:bookmarkStart w:id="61" w:name="_Toc387717993"/>
      <w:bookmarkStart w:id="62" w:name="_Toc387839740"/>
      <w:bookmarkStart w:id="63" w:name="_Toc389367904"/>
      <w:bookmarkStart w:id="64" w:name="_Toc494619308"/>
      <w:r w:rsidRPr="09646E82">
        <w:rPr>
          <w:rFonts w:cs="Arial"/>
          <w:lang w:val="en-US"/>
        </w:rPr>
        <w:lastRenderedPageBreak/>
        <w:t>A</w:t>
      </w:r>
      <w:r w:rsidR="5D43629C" w:rsidRPr="09646E82">
        <w:rPr>
          <w:rFonts w:cs="Arial"/>
          <w:lang w:val="en-US"/>
        </w:rPr>
        <w:t>cronyms</w:t>
      </w:r>
      <w:bookmarkEnd w:id="45"/>
      <w:r w:rsidRPr="09646E82">
        <w:rPr>
          <w:rFonts w:cs="Arial"/>
          <w:lang w:val="en-US"/>
        </w:rPr>
        <w:t>, glossary</w:t>
      </w:r>
      <w:bookmarkEnd w:id="46"/>
      <w:bookmarkEnd w:id="47"/>
      <w:bookmarkEnd w:id="48"/>
      <w:bookmarkEnd w:id="49"/>
    </w:p>
    <w:p w14:paraId="3C44513F" w14:textId="77777777" w:rsidR="00393C80" w:rsidRPr="006750D5" w:rsidRDefault="00393C80" w:rsidP="00393C80">
      <w:pPr>
        <w:rPr>
          <w:rFonts w:ascii="Arial" w:hAnsi="Arial" w:cs="Arial"/>
          <w:lang w:val="en-US"/>
        </w:rPr>
      </w:pPr>
    </w:p>
    <w:tbl>
      <w:tblPr>
        <w:tblW w:w="9568" w:type="dxa"/>
        <w:tblBorders>
          <w:top w:val="single" w:sz="4" w:space="0" w:color="EEECE1" w:themeColor="background2"/>
          <w:left w:val="single" w:sz="4" w:space="0" w:color="EEECE1" w:themeColor="background2"/>
          <w:bottom w:val="single" w:sz="4" w:space="0" w:color="EEECE1" w:themeColor="background2"/>
          <w:right w:val="single" w:sz="4" w:space="0" w:color="EEECE1" w:themeColor="background2"/>
          <w:insideH w:val="single" w:sz="4" w:space="0" w:color="EEECE1" w:themeColor="background2"/>
          <w:insideV w:val="single" w:sz="4" w:space="0" w:color="EEECE1" w:themeColor="background2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333"/>
      </w:tblGrid>
      <w:tr w:rsidR="00393C80" w:rsidRPr="001B1947" w14:paraId="16F4808C" w14:textId="77777777" w:rsidTr="790EE232">
        <w:trPr>
          <w:trHeight w:val="412"/>
        </w:trPr>
        <w:tc>
          <w:tcPr>
            <w:tcW w:w="2235" w:type="dxa"/>
            <w:shd w:val="clear" w:color="auto" w:fill="F5F50B"/>
            <w:vAlign w:val="center"/>
          </w:tcPr>
          <w:p w14:paraId="23EDA838" w14:textId="0DE30520" w:rsidR="00393C80" w:rsidRPr="007609F2" w:rsidRDefault="004E15FD" w:rsidP="00EC754C">
            <w:pP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  <w:t>Acronimo</w:t>
            </w:r>
          </w:p>
        </w:tc>
        <w:tc>
          <w:tcPr>
            <w:tcW w:w="7333" w:type="dxa"/>
            <w:shd w:val="clear" w:color="auto" w:fill="F5F50B"/>
            <w:vAlign w:val="center"/>
          </w:tcPr>
          <w:p w14:paraId="6F5B2703" w14:textId="4D473B21" w:rsidR="00393C80" w:rsidRPr="007609F2" w:rsidRDefault="004E15FD" w:rsidP="00EC754C">
            <w:pP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  <w:t>Descrizione</w:t>
            </w:r>
          </w:p>
        </w:tc>
      </w:tr>
      <w:tr w:rsidR="00393C80" w:rsidRPr="001B1947" w14:paraId="685DC0D7" w14:textId="77777777" w:rsidTr="790EE232">
        <w:trPr>
          <w:trHeight w:val="258"/>
        </w:trPr>
        <w:tc>
          <w:tcPr>
            <w:tcW w:w="2235" w:type="dxa"/>
            <w:shd w:val="clear" w:color="auto" w:fill="auto"/>
            <w:vAlign w:val="center"/>
          </w:tcPr>
          <w:p w14:paraId="2EAB6092" w14:textId="59C0C30A" w:rsidR="00393C80" w:rsidRPr="00496687" w:rsidRDefault="002516A6" w:rsidP="00EC754C">
            <w:pPr>
              <w:rPr>
                <w:rFonts w:ascii="Arial" w:hAnsi="Arial" w:cs="Arial"/>
                <w:sz w:val="20"/>
                <w:lang w:val="en-US"/>
              </w:rPr>
            </w:pPr>
            <w:r w:rsidRPr="00496687">
              <w:rPr>
                <w:rFonts w:ascii="Arial" w:hAnsi="Arial" w:cs="Arial"/>
                <w:sz w:val="20"/>
                <w:lang w:val="en-US"/>
              </w:rPr>
              <w:t>SD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7FA497BA" w14:textId="2E4A79D6" w:rsidR="00393C80" w:rsidRPr="00496687" w:rsidRDefault="002516A6" w:rsidP="00EC754C">
            <w:pPr>
              <w:rPr>
                <w:rFonts w:ascii="Arial" w:hAnsi="Arial" w:cs="Arial"/>
                <w:sz w:val="20"/>
                <w:lang w:val="en-US"/>
              </w:rPr>
            </w:pPr>
            <w:r w:rsidRPr="00496687">
              <w:rPr>
                <w:rFonts w:ascii="Arial" w:hAnsi="Arial" w:cs="Arial"/>
                <w:sz w:val="20"/>
                <w:lang w:val="en-US"/>
              </w:rPr>
              <w:t>Scrivania Digitale</w:t>
            </w:r>
          </w:p>
        </w:tc>
      </w:tr>
      <w:tr w:rsidR="00496687" w:rsidRPr="006747EE" w14:paraId="25E969E2" w14:textId="77777777" w:rsidTr="790EE232">
        <w:trPr>
          <w:trHeight w:val="258"/>
        </w:trPr>
        <w:tc>
          <w:tcPr>
            <w:tcW w:w="2235" w:type="dxa"/>
            <w:shd w:val="clear" w:color="auto" w:fill="auto"/>
            <w:vAlign w:val="center"/>
          </w:tcPr>
          <w:p w14:paraId="5FCDFBD3" w14:textId="3FDB88F0" w:rsidR="00496687" w:rsidRPr="00496687" w:rsidRDefault="00496687" w:rsidP="00496687">
            <w:pPr>
              <w:jc w:val="left"/>
              <w:rPr>
                <w:rFonts w:ascii="Arial" w:hAnsi="Arial" w:cs="Arial"/>
                <w:sz w:val="20"/>
              </w:rPr>
            </w:pPr>
            <w:r w:rsidRPr="00496687">
              <w:rPr>
                <w:rFonts w:ascii="Arial" w:hAnsi="Arial" w:cs="Arial"/>
                <w:sz w:val="20"/>
              </w:rPr>
              <w:t>BO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7C42B367" w14:textId="64213B6C" w:rsidR="00496687" w:rsidRPr="00496687" w:rsidRDefault="00496687" w:rsidP="00496687">
            <w:pPr>
              <w:rPr>
                <w:rFonts w:ascii="Arial" w:hAnsi="Arial" w:cs="Arial"/>
                <w:sz w:val="20"/>
              </w:rPr>
            </w:pPr>
            <w:r w:rsidRPr="00496687">
              <w:rPr>
                <w:rFonts w:ascii="Arial" w:hAnsi="Arial" w:cs="Arial"/>
                <w:sz w:val="20"/>
              </w:rPr>
              <w:t>Back Office</w:t>
            </w:r>
          </w:p>
        </w:tc>
      </w:tr>
      <w:tr w:rsidR="00B20B80" w:rsidRPr="006747EE" w14:paraId="3194F59E" w14:textId="77777777" w:rsidTr="790EE232">
        <w:trPr>
          <w:trHeight w:val="258"/>
        </w:trPr>
        <w:tc>
          <w:tcPr>
            <w:tcW w:w="2235" w:type="dxa"/>
            <w:shd w:val="clear" w:color="auto" w:fill="auto"/>
            <w:vAlign w:val="center"/>
          </w:tcPr>
          <w:p w14:paraId="5E4C27C8" w14:textId="74908966" w:rsidR="00B20B80" w:rsidRPr="00496687" w:rsidRDefault="00B20B80" w:rsidP="00B20B8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BPM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2A9F0524" w14:textId="67F4100E" w:rsidR="00B20B80" w:rsidRPr="00496687" w:rsidRDefault="00B20B80" w:rsidP="00B20B8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Sistemi di Business Process Management</w:t>
            </w:r>
          </w:p>
        </w:tc>
      </w:tr>
    </w:tbl>
    <w:p w14:paraId="7E7DD074" w14:textId="77777777" w:rsidR="00007564" w:rsidRDefault="00393C80" w:rsidP="00007564">
      <w:pPr>
        <w:pStyle w:val="Didascalia"/>
        <w:ind w:left="855"/>
        <w:rPr>
          <w:rFonts w:ascii="Arial" w:hAnsi="Arial" w:cs="Arial"/>
        </w:rPr>
      </w:pPr>
      <w:bookmarkStart w:id="65" w:name="_Toc360181424"/>
      <w:bookmarkStart w:id="66" w:name="_Toc360183070"/>
      <w:bookmarkStart w:id="67" w:name="_Toc360444404"/>
      <w:bookmarkStart w:id="68" w:name="_Toc40969613"/>
      <w:bookmarkEnd w:id="65"/>
      <w:bookmarkEnd w:id="66"/>
      <w:bookmarkEnd w:id="67"/>
      <w:r w:rsidRPr="006750D5">
        <w:rPr>
          <w:rFonts w:ascii="Arial" w:hAnsi="Arial" w:cs="Arial"/>
        </w:rPr>
        <w:t xml:space="preserve">Table </w:t>
      </w:r>
      <w:r w:rsidR="00256304" w:rsidRPr="006750D5">
        <w:rPr>
          <w:rFonts w:ascii="Arial" w:hAnsi="Arial" w:cs="Arial"/>
        </w:rPr>
        <w:fldChar w:fldCharType="begin"/>
      </w:r>
      <w:r w:rsidRPr="006750D5">
        <w:rPr>
          <w:rFonts w:ascii="Arial" w:hAnsi="Arial" w:cs="Arial"/>
        </w:rPr>
        <w:instrText xml:space="preserve"> SEQ Tabella \* ARABIC </w:instrText>
      </w:r>
      <w:r w:rsidR="00256304" w:rsidRPr="006750D5">
        <w:rPr>
          <w:rFonts w:ascii="Arial" w:hAnsi="Arial" w:cs="Arial"/>
        </w:rPr>
        <w:fldChar w:fldCharType="separate"/>
      </w:r>
      <w:r w:rsidR="002A59EE">
        <w:rPr>
          <w:rFonts w:ascii="Arial" w:hAnsi="Arial" w:cs="Arial"/>
          <w:noProof/>
        </w:rPr>
        <w:t>2</w:t>
      </w:r>
      <w:r w:rsidR="00256304" w:rsidRPr="006750D5">
        <w:rPr>
          <w:rFonts w:ascii="Arial" w:hAnsi="Arial" w:cs="Arial"/>
        </w:rPr>
        <w:fldChar w:fldCharType="end"/>
      </w:r>
      <w:r w:rsidR="00283A60">
        <w:rPr>
          <w:rFonts w:ascii="Arial" w:hAnsi="Arial" w:cs="Arial"/>
        </w:rPr>
        <w:t xml:space="preserve"> – A</w:t>
      </w:r>
      <w:r w:rsidRPr="006750D5">
        <w:rPr>
          <w:rFonts w:ascii="Arial" w:hAnsi="Arial" w:cs="Arial"/>
        </w:rPr>
        <w:t>cronyms, abbreviations</w:t>
      </w:r>
      <w:bookmarkEnd w:id="68"/>
    </w:p>
    <w:p w14:paraId="3BB2F557" w14:textId="77777777" w:rsidR="004D67E6" w:rsidRPr="006750D5" w:rsidRDefault="004D67E6" w:rsidP="004D67E6">
      <w:pPr>
        <w:rPr>
          <w:rFonts w:ascii="Arial" w:hAnsi="Arial" w:cs="Arial"/>
          <w:i/>
          <w:lang w:val="en-US"/>
        </w:rPr>
      </w:pPr>
    </w:p>
    <w:p w14:paraId="5B7AE68B" w14:textId="77777777" w:rsidR="004D67E6" w:rsidRPr="006750D5" w:rsidRDefault="004D67E6" w:rsidP="00393C80">
      <w:pPr>
        <w:rPr>
          <w:rFonts w:ascii="Arial" w:hAnsi="Arial" w:cs="Arial"/>
          <w:i/>
          <w:lang w:val="en-US"/>
        </w:rPr>
      </w:pPr>
    </w:p>
    <w:tbl>
      <w:tblPr>
        <w:tblW w:w="9568" w:type="dxa"/>
        <w:tblBorders>
          <w:top w:val="single" w:sz="4" w:space="0" w:color="EEECE1" w:themeColor="background2"/>
          <w:left w:val="single" w:sz="4" w:space="0" w:color="EEECE1" w:themeColor="background2"/>
          <w:bottom w:val="single" w:sz="4" w:space="0" w:color="EEECE1" w:themeColor="background2"/>
          <w:right w:val="single" w:sz="4" w:space="0" w:color="EEECE1" w:themeColor="background2"/>
          <w:insideH w:val="single" w:sz="4" w:space="0" w:color="EEECE1" w:themeColor="background2"/>
          <w:insideV w:val="single" w:sz="4" w:space="0" w:color="EEECE1" w:themeColor="background2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333"/>
      </w:tblGrid>
      <w:tr w:rsidR="00393C80" w:rsidRPr="001B1947" w14:paraId="205B8782" w14:textId="77777777" w:rsidTr="007609F2">
        <w:trPr>
          <w:trHeight w:val="350"/>
        </w:trPr>
        <w:tc>
          <w:tcPr>
            <w:tcW w:w="2235" w:type="dxa"/>
            <w:shd w:val="clear" w:color="auto" w:fill="F5F50B"/>
            <w:vAlign w:val="center"/>
          </w:tcPr>
          <w:p w14:paraId="14EB3778" w14:textId="77777777" w:rsidR="00393C80" w:rsidRPr="00007564" w:rsidRDefault="00393C80" w:rsidP="00EC754C">
            <w:pP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</w:pPr>
            <w:r w:rsidRPr="00007564"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  <w:t>Term</w:t>
            </w:r>
          </w:p>
        </w:tc>
        <w:tc>
          <w:tcPr>
            <w:tcW w:w="7333" w:type="dxa"/>
            <w:shd w:val="clear" w:color="auto" w:fill="F5F50B"/>
            <w:vAlign w:val="center"/>
          </w:tcPr>
          <w:p w14:paraId="1EBBA953" w14:textId="77777777" w:rsidR="00393C80" w:rsidRPr="00007564" w:rsidRDefault="00393C80" w:rsidP="00EC754C">
            <w:pPr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</w:pPr>
            <w:r w:rsidRPr="00007564">
              <w:rPr>
                <w:rFonts w:ascii="Arial" w:hAnsi="Arial" w:cs="Arial"/>
                <w:b/>
                <w:color w:val="000000" w:themeColor="text1"/>
                <w:sz w:val="20"/>
                <w:lang w:val="en-US"/>
              </w:rPr>
              <w:t>Meaning</w:t>
            </w:r>
          </w:p>
        </w:tc>
      </w:tr>
      <w:tr w:rsidR="00F4149E" w:rsidRPr="00290A6D" w14:paraId="71EEFBDA" w14:textId="77777777" w:rsidTr="007609F2">
        <w:trPr>
          <w:trHeight w:val="288"/>
        </w:trPr>
        <w:tc>
          <w:tcPr>
            <w:tcW w:w="2235" w:type="dxa"/>
            <w:shd w:val="clear" w:color="auto" w:fill="auto"/>
            <w:vAlign w:val="center"/>
          </w:tcPr>
          <w:p w14:paraId="726A3C19" w14:textId="77777777" w:rsidR="00F4149E" w:rsidRPr="001B1947" w:rsidRDefault="00F4149E" w:rsidP="00EC754C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7333" w:type="dxa"/>
            <w:shd w:val="clear" w:color="auto" w:fill="auto"/>
            <w:vAlign w:val="center"/>
          </w:tcPr>
          <w:p w14:paraId="70907BEC" w14:textId="77777777" w:rsidR="00F4149E" w:rsidRPr="005601E6" w:rsidRDefault="00F4149E" w:rsidP="00A6601C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7840C26B" w14:textId="77777777" w:rsidR="00393C80" w:rsidRPr="006750D5" w:rsidRDefault="00393C80" w:rsidP="00393C80">
      <w:pPr>
        <w:pStyle w:val="Didascalia"/>
        <w:ind w:left="855"/>
        <w:rPr>
          <w:rFonts w:ascii="Arial" w:hAnsi="Arial" w:cs="Arial"/>
        </w:rPr>
      </w:pPr>
      <w:bookmarkStart w:id="69" w:name="_Toc40969614"/>
      <w:r w:rsidRPr="006750D5">
        <w:rPr>
          <w:rFonts w:ascii="Arial" w:hAnsi="Arial" w:cs="Arial"/>
        </w:rPr>
        <w:t xml:space="preserve">Table </w:t>
      </w:r>
      <w:r w:rsidR="00256304" w:rsidRPr="006750D5">
        <w:rPr>
          <w:rFonts w:ascii="Arial" w:hAnsi="Arial" w:cs="Arial"/>
        </w:rPr>
        <w:fldChar w:fldCharType="begin"/>
      </w:r>
      <w:r w:rsidRPr="006750D5">
        <w:rPr>
          <w:rFonts w:ascii="Arial" w:hAnsi="Arial" w:cs="Arial"/>
        </w:rPr>
        <w:instrText xml:space="preserve"> SEQ Tabella \* ARABIC </w:instrText>
      </w:r>
      <w:r w:rsidR="00256304" w:rsidRPr="006750D5">
        <w:rPr>
          <w:rFonts w:ascii="Arial" w:hAnsi="Arial" w:cs="Arial"/>
        </w:rPr>
        <w:fldChar w:fldCharType="separate"/>
      </w:r>
      <w:r w:rsidR="002A59EE">
        <w:rPr>
          <w:rFonts w:ascii="Arial" w:hAnsi="Arial" w:cs="Arial"/>
          <w:noProof/>
        </w:rPr>
        <w:t>3</w:t>
      </w:r>
      <w:r w:rsidR="00256304" w:rsidRPr="006750D5">
        <w:rPr>
          <w:rFonts w:ascii="Arial" w:hAnsi="Arial" w:cs="Arial"/>
        </w:rPr>
        <w:fldChar w:fldCharType="end"/>
      </w:r>
      <w:r w:rsidRPr="006750D5">
        <w:rPr>
          <w:rFonts w:ascii="Arial" w:hAnsi="Arial" w:cs="Arial"/>
        </w:rPr>
        <w:t xml:space="preserve"> – Glossary</w:t>
      </w:r>
      <w:bookmarkEnd w:id="69"/>
    </w:p>
    <w:p w14:paraId="676F762F" w14:textId="77777777" w:rsidR="00DA40AF" w:rsidRDefault="7458235C" w:rsidP="001B1947">
      <w:pPr>
        <w:pStyle w:val="Titolo1"/>
        <w:numPr>
          <w:ilvl w:val="0"/>
          <w:numId w:val="1"/>
        </w:numPr>
        <w:spacing w:before="240"/>
        <w:rPr>
          <w:rFonts w:cs="Arial"/>
          <w:caps/>
          <w:lang w:val="en-US"/>
        </w:rPr>
      </w:pPr>
      <w:bookmarkStart w:id="70" w:name="_Toc40968540"/>
      <w:bookmarkStart w:id="71" w:name="_Toc40968669"/>
      <w:bookmarkStart w:id="72" w:name="_Toc151975882"/>
      <w:bookmarkEnd w:id="50"/>
      <w:r w:rsidRPr="09646E82">
        <w:rPr>
          <w:rFonts w:cs="Arial"/>
          <w:caps/>
          <w:lang w:val="en-US"/>
        </w:rPr>
        <w:lastRenderedPageBreak/>
        <w:t>O</w:t>
      </w:r>
      <w:r w:rsidR="04D22135" w:rsidRPr="09646E82">
        <w:rPr>
          <w:rFonts w:cs="Arial"/>
          <w:caps/>
          <w:lang w:val="en-US"/>
        </w:rPr>
        <w:t>verview</w:t>
      </w:r>
      <w:bookmarkEnd w:id="70"/>
      <w:bookmarkEnd w:id="71"/>
      <w:bookmarkEnd w:id="72"/>
    </w:p>
    <w:p w14:paraId="2112AF69" w14:textId="77777777" w:rsidR="008760A4" w:rsidRDefault="008760A4" w:rsidP="00195706">
      <w:pPr>
        <w:rPr>
          <w:rFonts w:ascii="Arial" w:hAnsi="Arial" w:cs="Arial"/>
        </w:rPr>
      </w:pPr>
    </w:p>
    <w:p w14:paraId="1588A21B" w14:textId="6BAA9DCA" w:rsidR="004F25E5" w:rsidRDefault="00564926" w:rsidP="00564926">
      <w:pPr>
        <w:tabs>
          <w:tab w:val="left" w:pos="1510"/>
        </w:tabs>
        <w:rPr>
          <w:ins w:id="73" w:author="Amalia Cacciatore" w:date="2023-11-24T17:06:00Z"/>
        </w:rPr>
      </w:pPr>
      <w:r w:rsidRPr="00B66441">
        <w:t xml:space="preserve">Scopo del progetto è lo sviluppo dell’integrazione tra BPM e Scrivania Digitale per </w:t>
      </w:r>
      <w:r w:rsidR="00462349">
        <w:t>effettuare</w:t>
      </w:r>
      <w:r w:rsidRPr="00B66441">
        <w:t xml:space="preserve"> i controlli su</w:t>
      </w:r>
      <w:r w:rsidR="00B66441" w:rsidRPr="00B66441">
        <w:t>lla veridicità del Verbale di Denuncia</w:t>
      </w:r>
      <w:r w:rsidRPr="00B66441">
        <w:t xml:space="preserve"> </w:t>
      </w:r>
      <w:r w:rsidR="00B66441">
        <w:t>di smarrimento/furto</w:t>
      </w:r>
      <w:r w:rsidR="00E87E5B">
        <w:t xml:space="preserve"> e sulla carta bloccata </w:t>
      </w:r>
      <w:r w:rsidRPr="00B66441">
        <w:t>lato Back-Office</w:t>
      </w:r>
      <w:r w:rsidR="006561F9">
        <w:t>,</w:t>
      </w:r>
      <w:r w:rsidR="00297FAA" w:rsidRPr="00B66441">
        <w:t xml:space="preserve"> </w:t>
      </w:r>
      <w:r w:rsidR="004F25E5">
        <w:t xml:space="preserve">al fine </w:t>
      </w:r>
      <w:r w:rsidR="00462349">
        <w:t>permettere al Cliente</w:t>
      </w:r>
      <w:r w:rsidR="006561F9">
        <w:t xml:space="preserve"> di procedere all’attivazione della nuova carta </w:t>
      </w:r>
      <w:r w:rsidR="00462349">
        <w:t>in sostituzione</w:t>
      </w:r>
      <w:r w:rsidR="004F25E5">
        <w:t>.</w:t>
      </w:r>
    </w:p>
    <w:p w14:paraId="19F9D85B" w14:textId="77777777" w:rsidR="00975142" w:rsidRDefault="00975142" w:rsidP="00564926">
      <w:pPr>
        <w:tabs>
          <w:tab w:val="left" w:pos="1510"/>
        </w:tabs>
        <w:rPr>
          <w:ins w:id="74" w:author="Amalia Cacciatore" w:date="2023-11-24T17:06:00Z"/>
        </w:rPr>
      </w:pPr>
    </w:p>
    <w:p w14:paraId="25534280" w14:textId="3A7AA6C3" w:rsidR="00975142" w:rsidRPr="009A2595" w:rsidRDefault="004D607B" w:rsidP="00564926">
      <w:pPr>
        <w:tabs>
          <w:tab w:val="left" w:pos="1510"/>
        </w:tabs>
        <w:rPr>
          <w:color w:val="FF0000"/>
          <w:rPrChange w:id="75" w:author="Amalia Cacciatore" w:date="2023-11-24T17:13:00Z">
            <w:rPr/>
          </w:rPrChange>
        </w:rPr>
      </w:pPr>
      <w:ins w:id="76" w:author="Amalia Cacciatore" w:date="2023-11-24T17:07:00Z">
        <w:r w:rsidRPr="005F2AEB">
          <w:rPr>
            <w:color w:val="FF0000"/>
            <w:rPrChange w:id="77" w:author="Amalia Cacciatore" w:date="2023-11-24T17:13:00Z">
              <w:rPr/>
            </w:rPrChange>
          </w:rPr>
          <w:t>In fase di collaudo dell’iniziativa è emerso che dal Front End n</w:t>
        </w:r>
        <w:r w:rsidR="00CB3CBE" w:rsidRPr="005F2AEB">
          <w:rPr>
            <w:color w:val="FF0000"/>
            <w:rPrChange w:id="78" w:author="Amalia Cacciatore" w:date="2023-11-24T17:13:00Z">
              <w:rPr/>
            </w:rPrChange>
          </w:rPr>
          <w:t>on arriva la tipizzazione del documento</w:t>
        </w:r>
      </w:ins>
      <w:ins w:id="79" w:author="Amalia Cacciatore" w:date="2023-11-24T17:08:00Z">
        <w:r w:rsidR="00CA14FC" w:rsidRPr="005F2AEB">
          <w:rPr>
            <w:color w:val="FF0000"/>
            <w:rPrChange w:id="80" w:author="Amalia Cacciatore" w:date="2023-11-24T17:13:00Z">
              <w:rPr/>
            </w:rPrChange>
          </w:rPr>
          <w:t>.</w:t>
        </w:r>
        <w:r w:rsidR="00D36617" w:rsidRPr="005F2AEB">
          <w:rPr>
            <w:color w:val="FF0000"/>
            <w:rPrChange w:id="81" w:author="Amalia Cacciatore" w:date="2023-11-24T17:13:00Z">
              <w:rPr/>
            </w:rPrChange>
          </w:rPr>
          <w:t xml:space="preserve"> Poiché su SD</w:t>
        </w:r>
        <w:r w:rsidR="006F65B9" w:rsidRPr="005F2AEB">
          <w:rPr>
            <w:color w:val="FF0000"/>
            <w:rPrChange w:id="82" w:author="Amalia Cacciatore" w:date="2023-11-24T17:13:00Z">
              <w:rPr/>
            </w:rPrChange>
          </w:rPr>
          <w:t xml:space="preserve"> tale</w:t>
        </w:r>
      </w:ins>
      <w:ins w:id="83" w:author="Amalia Cacciatore" w:date="2023-11-24T17:09:00Z">
        <w:r w:rsidR="006F65B9" w:rsidRPr="005F2AEB">
          <w:rPr>
            <w:color w:val="FF0000"/>
            <w:rPrChange w:id="84" w:author="Amalia Cacciatore" w:date="2023-11-24T17:13:00Z">
              <w:rPr/>
            </w:rPrChange>
          </w:rPr>
          <w:t xml:space="preserve"> tipizzazione è definita dal campo </w:t>
        </w:r>
        <w:r w:rsidR="00875800" w:rsidRPr="005F2AEB">
          <w:rPr>
            <w:color w:val="FF0000"/>
            <w:rPrChange w:id="85" w:author="Amalia Cacciatore" w:date="2023-11-24T17:13:00Z">
              <w:rPr/>
            </w:rPrChange>
          </w:rPr>
          <w:t>CODICE_DOC_ID</w:t>
        </w:r>
      </w:ins>
      <w:ins w:id="86" w:author="Amalia Cacciatore" w:date="2023-11-24T17:10:00Z">
        <w:r w:rsidR="009B754C" w:rsidRPr="005F2AEB">
          <w:rPr>
            <w:color w:val="FF0000"/>
            <w:rPrChange w:id="87" w:author="Amalia Cacciatore" w:date="2023-11-24T17:13:00Z">
              <w:rPr/>
            </w:rPrChange>
          </w:rPr>
          <w:t xml:space="preserve">, </w:t>
        </w:r>
      </w:ins>
      <w:ins w:id="88" w:author="Amalia Cacciatore" w:date="2023-11-27T12:01:00Z">
        <w:r w:rsidR="00FC20B4">
          <w:rPr>
            <w:color w:val="FF0000"/>
          </w:rPr>
          <w:t>il valore acquisito</w:t>
        </w:r>
      </w:ins>
      <w:ins w:id="89" w:author="Amalia Cacciatore" w:date="2023-11-24T17:11:00Z">
        <w:r w:rsidR="00CE3414" w:rsidRPr="005F2AEB">
          <w:rPr>
            <w:color w:val="FF0000"/>
            <w:rPrChange w:id="90" w:author="Amalia Cacciatore" w:date="2023-11-24T17:13:00Z">
              <w:rPr/>
            </w:rPrChange>
          </w:rPr>
          <w:t xml:space="preserve"> </w:t>
        </w:r>
      </w:ins>
      <w:ins w:id="91" w:author="Amalia Cacciatore" w:date="2023-11-27T12:00:00Z">
        <w:r w:rsidR="00CD175A">
          <w:rPr>
            <w:color w:val="FF0000"/>
          </w:rPr>
          <w:t>sarà rielaborato</w:t>
        </w:r>
      </w:ins>
      <w:ins w:id="92" w:author="Amalia Cacciatore" w:date="2023-11-24T17:11:00Z">
        <w:r w:rsidR="001852AE" w:rsidRPr="005F2AEB">
          <w:rPr>
            <w:color w:val="FF0000"/>
            <w:rPrChange w:id="93" w:author="Amalia Cacciatore" w:date="2023-11-24T17:13:00Z">
              <w:rPr/>
            </w:rPrChange>
          </w:rPr>
          <w:t xml:space="preserve"> </w:t>
        </w:r>
      </w:ins>
      <w:ins w:id="94" w:author="Amalia Cacciatore" w:date="2023-11-24T17:12:00Z">
        <w:r w:rsidR="009A2595" w:rsidRPr="005F2AEB">
          <w:rPr>
            <w:color w:val="FF0000"/>
            <w:rPrChange w:id="95" w:author="Amalia Cacciatore" w:date="2023-11-24T17:13:00Z">
              <w:rPr/>
            </w:rPrChange>
          </w:rPr>
          <w:t xml:space="preserve">dal Sistema </w:t>
        </w:r>
      </w:ins>
      <w:ins w:id="96" w:author="Amalia Cacciatore" w:date="2023-11-27T12:06:00Z">
        <w:r w:rsidR="00275790">
          <w:rPr>
            <w:color w:val="FF0000"/>
          </w:rPr>
          <w:t>in modo tale che</w:t>
        </w:r>
      </w:ins>
      <w:ins w:id="97" w:author="Amalia Cacciatore" w:date="2023-11-27T12:09:00Z">
        <w:r w:rsidR="00BD4D95">
          <w:rPr>
            <w:color w:val="FF0000"/>
          </w:rPr>
          <w:t xml:space="preserve"> </w:t>
        </w:r>
      </w:ins>
      <w:ins w:id="98" w:author="Amalia Cacciatore" w:date="2023-11-27T12:10:00Z">
        <w:r w:rsidR="00EC05A2">
          <w:rPr>
            <w:color w:val="FF0000"/>
          </w:rPr>
          <w:t>d</w:t>
        </w:r>
      </w:ins>
      <w:ins w:id="99" w:author="Amalia Cacciatore" w:date="2023-11-27T12:09:00Z">
        <w:r w:rsidR="00BD4D95">
          <w:rPr>
            <w:color w:val="FF0000"/>
          </w:rPr>
          <w:t>a interfaccia</w:t>
        </w:r>
      </w:ins>
      <w:ins w:id="100" w:author="Amalia Cacciatore" w:date="2023-11-27T12:00:00Z">
        <w:r w:rsidR="00CD175A">
          <w:rPr>
            <w:color w:val="FF0000"/>
          </w:rPr>
          <w:t xml:space="preserve"> </w:t>
        </w:r>
      </w:ins>
      <w:ins w:id="101" w:author="Amalia Cacciatore" w:date="2023-11-24T17:12:00Z">
        <w:r w:rsidR="001852AE" w:rsidRPr="005F2AEB">
          <w:rPr>
            <w:color w:val="FF0000"/>
            <w:rPrChange w:id="102" w:author="Amalia Cacciatore" w:date="2023-11-24T17:13:00Z">
              <w:rPr/>
            </w:rPrChange>
          </w:rPr>
          <w:t>l’Operatore, a valle della presa in carico</w:t>
        </w:r>
      </w:ins>
      <w:ins w:id="103" w:author="Amalia Cacciatore" w:date="2023-11-24T17:14:00Z">
        <w:r w:rsidR="00CB11F9" w:rsidRPr="005F2AEB">
          <w:rPr>
            <w:color w:val="FF0000"/>
          </w:rPr>
          <w:t xml:space="preserve"> del task</w:t>
        </w:r>
      </w:ins>
      <w:ins w:id="104" w:author="Amalia Cacciatore" w:date="2023-11-24T17:12:00Z">
        <w:r w:rsidR="001852AE" w:rsidRPr="005F2AEB">
          <w:rPr>
            <w:color w:val="FF0000"/>
            <w:rPrChange w:id="105" w:author="Amalia Cacciatore" w:date="2023-11-24T17:13:00Z">
              <w:rPr/>
            </w:rPrChange>
          </w:rPr>
          <w:t xml:space="preserve">, </w:t>
        </w:r>
      </w:ins>
      <w:ins w:id="106" w:author="Amalia Cacciatore" w:date="2023-11-27T12:05:00Z">
        <w:r w:rsidR="00C62F1C">
          <w:rPr>
            <w:color w:val="FF0000"/>
          </w:rPr>
          <w:t>dovrà</w:t>
        </w:r>
      </w:ins>
      <w:ins w:id="107" w:author="Amalia Cacciatore" w:date="2023-11-24T17:12:00Z">
        <w:r w:rsidR="001852AE" w:rsidRPr="005F2AEB">
          <w:rPr>
            <w:color w:val="FF0000"/>
            <w:rPrChange w:id="108" w:author="Amalia Cacciatore" w:date="2023-11-24T17:13:00Z">
              <w:rPr/>
            </w:rPrChange>
          </w:rPr>
          <w:t xml:space="preserve"> selezionare il tipo di documento</w:t>
        </w:r>
        <w:r w:rsidR="009A2595" w:rsidRPr="005F2AEB">
          <w:rPr>
            <w:color w:val="FF0000"/>
            <w:rPrChange w:id="109" w:author="Amalia Cacciatore" w:date="2023-11-24T17:13:00Z">
              <w:rPr/>
            </w:rPrChange>
          </w:rPr>
          <w:t xml:space="preserve"> </w:t>
        </w:r>
      </w:ins>
      <w:ins w:id="110" w:author="Amalia Cacciatore" w:date="2023-11-24T17:13:00Z">
        <w:r w:rsidR="008412BC" w:rsidRPr="005F2AEB">
          <w:rPr>
            <w:color w:val="FF0000"/>
          </w:rPr>
          <w:t xml:space="preserve">(Verbale di Denuncia o Carta) </w:t>
        </w:r>
      </w:ins>
      <w:ins w:id="111" w:author="Amalia Cacciatore" w:date="2023-11-24T17:12:00Z">
        <w:r w:rsidR="009A2595" w:rsidRPr="005F2AEB">
          <w:rPr>
            <w:color w:val="FF0000"/>
            <w:rPrChange w:id="112" w:author="Amalia Cacciatore" w:date="2023-11-24T17:13:00Z">
              <w:rPr/>
            </w:rPrChange>
          </w:rPr>
          <w:t>dopo averlo visualizzato</w:t>
        </w:r>
      </w:ins>
      <w:ins w:id="113" w:author="Amalia Cacciatore" w:date="2023-11-27T11:21:00Z">
        <w:r w:rsidR="00396E99">
          <w:rPr>
            <w:color w:val="FF0000"/>
          </w:rPr>
          <w:t xml:space="preserve"> </w:t>
        </w:r>
        <w:r w:rsidR="002D56D8" w:rsidRPr="005F2AEB">
          <w:rPr>
            <w:color w:val="FF0000"/>
          </w:rPr>
          <w:t>tra gli allegati</w:t>
        </w:r>
        <w:r w:rsidR="002D56D8" w:rsidRPr="009A2595">
          <w:rPr>
            <w:color w:val="FF0000"/>
            <w:rPrChange w:id="114" w:author="Amalia Cacciatore" w:date="2023-11-24T17:13:00Z">
              <w:rPr/>
            </w:rPrChange>
          </w:rPr>
          <w:t>.</w:t>
        </w:r>
      </w:ins>
    </w:p>
    <w:p w14:paraId="12E111C3" w14:textId="77777777" w:rsidR="004F25E5" w:rsidRDefault="004F25E5" w:rsidP="00564926">
      <w:pPr>
        <w:tabs>
          <w:tab w:val="left" w:pos="1510"/>
        </w:tabs>
      </w:pPr>
    </w:p>
    <w:p w14:paraId="0B1893C7" w14:textId="77777777" w:rsidR="00564926" w:rsidRDefault="00564926" w:rsidP="00564926">
      <w:pPr>
        <w:tabs>
          <w:tab w:val="left" w:pos="1510"/>
        </w:tabs>
      </w:pPr>
    </w:p>
    <w:p w14:paraId="1D71F1EA" w14:textId="61F794DE" w:rsidR="00564926" w:rsidRDefault="00564926" w:rsidP="00564926">
      <w:pPr>
        <w:tabs>
          <w:tab w:val="left" w:pos="1510"/>
        </w:tabs>
      </w:pPr>
      <w:r>
        <w:t>.</w:t>
      </w:r>
    </w:p>
    <w:p w14:paraId="58A718DE" w14:textId="77777777" w:rsidR="00564926" w:rsidRDefault="00564926" w:rsidP="00794585">
      <w:pPr>
        <w:tabs>
          <w:tab w:val="left" w:pos="1510"/>
        </w:tabs>
      </w:pPr>
    </w:p>
    <w:p w14:paraId="4F30A186" w14:textId="189DF422" w:rsidR="00794585" w:rsidRPr="00A003F6" w:rsidRDefault="00794585" w:rsidP="00E27AB5">
      <w:pPr>
        <w:tabs>
          <w:tab w:val="left" w:pos="1510"/>
        </w:tabs>
      </w:pPr>
    </w:p>
    <w:p w14:paraId="761304D1" w14:textId="77777777" w:rsidR="00E95130" w:rsidRPr="00A003F6" w:rsidRDefault="00E95130" w:rsidP="00E27AB5">
      <w:pPr>
        <w:tabs>
          <w:tab w:val="left" w:pos="1510"/>
        </w:tabs>
      </w:pPr>
    </w:p>
    <w:p w14:paraId="1AE7AEEF" w14:textId="452EBAE6" w:rsidR="005671A5" w:rsidRDefault="005671A5" w:rsidP="00245780">
      <w:pPr>
        <w:tabs>
          <w:tab w:val="left" w:pos="1510"/>
        </w:tabs>
        <w:rPr>
          <w:rFonts w:ascii="Arial" w:hAnsi="Arial" w:cs="Arial"/>
        </w:rPr>
      </w:pPr>
    </w:p>
    <w:p w14:paraId="48CAAF3A" w14:textId="22B12AF3" w:rsidR="000A4868" w:rsidRDefault="000A4868" w:rsidP="00245780">
      <w:pPr>
        <w:tabs>
          <w:tab w:val="left" w:pos="1510"/>
        </w:tabs>
        <w:rPr>
          <w:rFonts w:ascii="Arial" w:hAnsi="Arial" w:cs="Arial"/>
        </w:rPr>
      </w:pPr>
    </w:p>
    <w:p w14:paraId="01C96ED1" w14:textId="607FB265" w:rsidR="000A4868" w:rsidRPr="00245780" w:rsidRDefault="000A4868" w:rsidP="00245780">
      <w:pPr>
        <w:tabs>
          <w:tab w:val="left" w:pos="1510"/>
        </w:tabs>
        <w:rPr>
          <w:rFonts w:ascii="Arial" w:hAnsi="Arial" w:cs="Arial"/>
        </w:rPr>
      </w:pPr>
    </w:p>
    <w:p w14:paraId="12060E90" w14:textId="77777777" w:rsidR="008751A8" w:rsidRPr="008751A8" w:rsidRDefault="008751A8" w:rsidP="008751A8">
      <w:pPr>
        <w:tabs>
          <w:tab w:val="left" w:pos="1510"/>
        </w:tabs>
        <w:rPr>
          <w:rFonts w:ascii="Arial" w:hAnsi="Arial" w:cs="Arial"/>
        </w:rPr>
      </w:pPr>
    </w:p>
    <w:p w14:paraId="40253493" w14:textId="77777777" w:rsidR="008751A8" w:rsidRPr="00E21843" w:rsidRDefault="008751A8" w:rsidP="00EF7782">
      <w:pPr>
        <w:tabs>
          <w:tab w:val="left" w:pos="1510"/>
        </w:tabs>
        <w:rPr>
          <w:rFonts w:ascii="Arial" w:hAnsi="Arial" w:cs="Arial"/>
        </w:rPr>
      </w:pPr>
    </w:p>
    <w:p w14:paraId="37BF8400" w14:textId="77777777" w:rsidR="00E21843" w:rsidRDefault="00E21843" w:rsidP="00E4129F">
      <w:pPr>
        <w:tabs>
          <w:tab w:val="left" w:pos="1510"/>
        </w:tabs>
        <w:rPr>
          <w:rFonts w:ascii="Arial" w:hAnsi="Arial" w:cs="Arial"/>
        </w:rPr>
      </w:pPr>
    </w:p>
    <w:p w14:paraId="4AE8DF40" w14:textId="7A17A27B" w:rsidR="00532AC6" w:rsidRPr="00DE5910" w:rsidRDefault="00AE10AB" w:rsidP="00E4129F">
      <w:pPr>
        <w:tabs>
          <w:tab w:val="left" w:pos="1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64FBCD96" w14:textId="77777777" w:rsidR="00532AC6" w:rsidRDefault="00532AC6" w:rsidP="00E4129F">
      <w:pPr>
        <w:tabs>
          <w:tab w:val="left" w:pos="1510"/>
        </w:tabs>
        <w:rPr>
          <w:rFonts w:ascii="Arial" w:hAnsi="Arial" w:cs="Arial"/>
        </w:rPr>
      </w:pPr>
    </w:p>
    <w:p w14:paraId="654E1DDA" w14:textId="77777777" w:rsidR="00532AC6" w:rsidRDefault="00532AC6" w:rsidP="00E4129F">
      <w:pPr>
        <w:tabs>
          <w:tab w:val="left" w:pos="1510"/>
        </w:tabs>
        <w:rPr>
          <w:rFonts w:ascii="Arial" w:hAnsi="Arial" w:cs="Arial"/>
        </w:rPr>
      </w:pPr>
    </w:p>
    <w:p w14:paraId="74BC1778" w14:textId="77777777" w:rsidR="00274A81" w:rsidRDefault="00274A81" w:rsidP="00E4129F">
      <w:pPr>
        <w:tabs>
          <w:tab w:val="left" w:pos="1510"/>
        </w:tabs>
        <w:rPr>
          <w:rFonts w:ascii="Arial" w:hAnsi="Arial" w:cs="Arial"/>
        </w:rPr>
      </w:pPr>
    </w:p>
    <w:p w14:paraId="4BC09F42" w14:textId="0B8AFFC1" w:rsidR="00274A81" w:rsidRDefault="00274A81" w:rsidP="00E4129F">
      <w:pPr>
        <w:tabs>
          <w:tab w:val="left" w:pos="1510"/>
        </w:tabs>
        <w:rPr>
          <w:rFonts w:ascii="Arial" w:hAnsi="Arial" w:cs="Arial"/>
        </w:rPr>
      </w:pPr>
    </w:p>
    <w:p w14:paraId="7ADC9360" w14:textId="77777777" w:rsidR="00274A81" w:rsidRDefault="00274A81" w:rsidP="00E4129F">
      <w:pPr>
        <w:tabs>
          <w:tab w:val="left" w:pos="1510"/>
        </w:tabs>
        <w:rPr>
          <w:rFonts w:ascii="Arial" w:hAnsi="Arial" w:cs="Arial"/>
        </w:rPr>
      </w:pPr>
    </w:p>
    <w:p w14:paraId="6DB3A717" w14:textId="3A449DD7" w:rsidR="00274A81" w:rsidRDefault="00274A81" w:rsidP="00E4129F">
      <w:pPr>
        <w:tabs>
          <w:tab w:val="left" w:pos="1510"/>
        </w:tabs>
        <w:rPr>
          <w:rFonts w:ascii="Arial" w:hAnsi="Arial" w:cs="Arial"/>
        </w:rPr>
      </w:pPr>
    </w:p>
    <w:p w14:paraId="4D7EA1E9" w14:textId="445455C4" w:rsidR="00AB5380" w:rsidRPr="004950F7" w:rsidRDefault="00AB5380" w:rsidP="00C9680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0"/>
        </w:rPr>
      </w:pPr>
    </w:p>
    <w:p w14:paraId="73083877" w14:textId="59BB400B" w:rsidR="006A558E" w:rsidRDefault="3E89260A" w:rsidP="001B1947">
      <w:pPr>
        <w:pStyle w:val="Titolo1"/>
        <w:numPr>
          <w:ilvl w:val="0"/>
          <w:numId w:val="1"/>
        </w:numPr>
        <w:spacing w:before="240"/>
        <w:rPr>
          <w:rFonts w:cs="Arial"/>
          <w:lang w:val="en-US"/>
        </w:rPr>
      </w:pPr>
      <w:bookmarkStart w:id="115" w:name="_Toc40968541"/>
      <w:bookmarkStart w:id="116" w:name="_Toc40968670"/>
      <w:bookmarkStart w:id="117" w:name="_Toc151975883"/>
      <w:r w:rsidRPr="09646E82">
        <w:rPr>
          <w:rFonts w:cs="Arial"/>
          <w:lang w:val="en-US"/>
        </w:rPr>
        <w:lastRenderedPageBreak/>
        <w:t>Backlog and Iteration Functionalities</w:t>
      </w:r>
      <w:bookmarkEnd w:id="115"/>
      <w:bookmarkEnd w:id="116"/>
      <w:bookmarkEnd w:id="117"/>
    </w:p>
    <w:p w14:paraId="0099BD36" w14:textId="5893DB4C" w:rsidR="00A14094" w:rsidRDefault="00A14094" w:rsidP="00A14094">
      <w:r w:rsidRPr="00757C74">
        <w:t xml:space="preserve">La realizzazione </w:t>
      </w:r>
      <w:r>
        <w:t>del</w:t>
      </w:r>
      <w:r w:rsidR="00A819D8">
        <w:t xml:space="preserve">la presente iniziativa </w:t>
      </w:r>
      <w:r w:rsidRPr="00757C74">
        <w:t xml:space="preserve">prevede </w:t>
      </w:r>
      <w:r w:rsidR="00C834E8">
        <w:t>lo sviluppo delle seguenti funzionalità:</w:t>
      </w:r>
    </w:p>
    <w:p w14:paraId="4B34390E" w14:textId="77777777" w:rsidR="00AF313C" w:rsidRPr="00757C74" w:rsidRDefault="00AF313C" w:rsidP="00A14094"/>
    <w:p w14:paraId="2AA24AE3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Integration Story “Integrazione BPM: Richiesta di Apertura Pratica”</w:t>
      </w:r>
    </w:p>
    <w:p w14:paraId="2F1FB42B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“Creazione Pratica”</w:t>
      </w:r>
    </w:p>
    <w:p w14:paraId="6E4F96F5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 xml:space="preserve">User Story “Visualizzazione Lista Pratiche”  </w:t>
      </w:r>
    </w:p>
    <w:p w14:paraId="7E5F1DD3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“Creazione di un Task nella Lista Attività”</w:t>
      </w:r>
    </w:p>
    <w:p w14:paraId="22082C5A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“Visualizzazione Lista Attività”</w:t>
      </w:r>
    </w:p>
    <w:p w14:paraId="2E9A468C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“Presa in carico di un Task nella Lista Attività”</w:t>
      </w:r>
    </w:p>
    <w:p w14:paraId="6F913822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  <w:lang w:val="en-US"/>
        </w:rPr>
      </w:pPr>
      <w:r w:rsidRPr="0071131F">
        <w:rPr>
          <w:i/>
          <w:iCs/>
          <w:szCs w:val="22"/>
          <w:lang w:val="en-US"/>
        </w:rPr>
        <w:t>User Story “Verifiche del Back-Office”</w:t>
      </w:r>
    </w:p>
    <w:p w14:paraId="312350EF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“Chiusura di un Task nella Lista Attività”</w:t>
      </w:r>
    </w:p>
    <w:p w14:paraId="32E4BFE9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Integration Story “Integrazione BPM: Invio Esito Verifiche BO”</w:t>
      </w:r>
    </w:p>
    <w:p w14:paraId="0CA31461" w14:textId="77777777" w:rsidR="0071131F" w:rsidRPr="0071131F" w:rsidRDefault="0071131F" w:rsidP="0071131F">
      <w:pPr>
        <w:pStyle w:val="Paragrafoelenco"/>
        <w:numPr>
          <w:ilvl w:val="0"/>
          <w:numId w:val="78"/>
        </w:numPr>
        <w:rPr>
          <w:i/>
          <w:iCs/>
          <w:szCs w:val="22"/>
        </w:rPr>
      </w:pPr>
      <w:r w:rsidRPr="0071131F">
        <w:rPr>
          <w:i/>
          <w:iCs/>
          <w:szCs w:val="22"/>
        </w:rPr>
        <w:t>User Story “Chiusura Pratica”</w:t>
      </w:r>
    </w:p>
    <w:p w14:paraId="19A5A579" w14:textId="61D2AD89" w:rsidR="001B7A15" w:rsidRPr="0071131F" w:rsidRDefault="0071131F" w:rsidP="0071131F">
      <w:pPr>
        <w:pStyle w:val="Paragrafoelenco"/>
        <w:numPr>
          <w:ilvl w:val="0"/>
          <w:numId w:val="78"/>
        </w:numPr>
        <w:rPr>
          <w:b/>
          <w:bCs/>
          <w:i/>
          <w:iCs/>
          <w:szCs w:val="22"/>
        </w:rPr>
      </w:pPr>
      <w:r w:rsidRPr="0071131F">
        <w:rPr>
          <w:i/>
          <w:iCs/>
          <w:szCs w:val="22"/>
        </w:rPr>
        <w:t>User Story “Funzionalità del Supervisore: Riassegna Attività</w:t>
      </w:r>
      <w:r w:rsidR="00D01417" w:rsidRPr="0071131F">
        <w:rPr>
          <w:i/>
          <w:iCs/>
          <w:szCs w:val="22"/>
        </w:rPr>
        <w:t>”</w:t>
      </w:r>
    </w:p>
    <w:p w14:paraId="312C6906" w14:textId="5D2ADF99" w:rsidR="00A10B6B" w:rsidRDefault="00613C72" w:rsidP="00A10B6B">
      <w:pPr>
        <w:pStyle w:val="Titolo1"/>
        <w:numPr>
          <w:ilvl w:val="0"/>
          <w:numId w:val="1"/>
        </w:numPr>
        <w:spacing w:before="240"/>
        <w:rPr>
          <w:rFonts w:cs="Arial"/>
          <w:lang w:val="en-US"/>
        </w:rPr>
      </w:pPr>
      <w:bookmarkStart w:id="118" w:name="_Toc151975884"/>
      <w:r>
        <w:rPr>
          <w:rFonts w:cs="Arial"/>
          <w:lang w:val="en-US"/>
        </w:rPr>
        <w:lastRenderedPageBreak/>
        <w:t>Functional Definition</w:t>
      </w:r>
      <w:bookmarkEnd w:id="118"/>
    </w:p>
    <w:p w14:paraId="66F16BDC" w14:textId="704B0E6B" w:rsidR="00D57A04" w:rsidRPr="00A919CB" w:rsidRDefault="534FD892" w:rsidP="00246233">
      <w:pPr>
        <w:pStyle w:val="Titolo2"/>
        <w:rPr>
          <w:rFonts w:ascii="Times New Roman" w:hAnsi="Times New Roman"/>
        </w:rPr>
      </w:pPr>
      <w:bookmarkStart w:id="119" w:name="_Toc71642686"/>
      <w:bookmarkStart w:id="120" w:name="_Toc151975885"/>
      <w:r w:rsidRPr="00A919CB">
        <w:rPr>
          <w:rFonts w:ascii="Times New Roman" w:hAnsi="Times New Roman"/>
        </w:rPr>
        <w:t>Integration</w:t>
      </w:r>
      <w:r w:rsidR="450545DA" w:rsidRPr="00A919CB">
        <w:rPr>
          <w:rFonts w:ascii="Times New Roman" w:hAnsi="Times New Roman"/>
        </w:rPr>
        <w:t xml:space="preserve"> Story “</w:t>
      </w:r>
      <w:r w:rsidR="51DF714F" w:rsidRPr="00A919CB">
        <w:rPr>
          <w:rFonts w:ascii="Times New Roman" w:hAnsi="Times New Roman"/>
        </w:rPr>
        <w:t>Integrazione BPM: Richiesta di Apertura Pratica</w:t>
      </w:r>
      <w:r w:rsidR="450545DA" w:rsidRPr="00A919CB">
        <w:rPr>
          <w:rFonts w:ascii="Times New Roman" w:hAnsi="Times New Roman"/>
        </w:rPr>
        <w:t>”</w:t>
      </w:r>
      <w:bookmarkEnd w:id="119"/>
      <w:bookmarkEnd w:id="120"/>
    </w:p>
    <w:p w14:paraId="3103C4D1" w14:textId="77777777" w:rsidR="0029003D" w:rsidRDefault="00E5076A" w:rsidP="00642B88">
      <w:r w:rsidRPr="00A919CB">
        <w:t xml:space="preserve">Come Sistema devo esporre </w:t>
      </w:r>
      <w:r w:rsidR="00CC1B0B">
        <w:t>un</w:t>
      </w:r>
      <w:r w:rsidR="000A2782" w:rsidRPr="00A919CB">
        <w:t xml:space="preserve"> servizio </w:t>
      </w:r>
      <w:r w:rsidRPr="00A919CB">
        <w:t xml:space="preserve">per consentire al sistema esterno chiamante BPM di inviare i dati necessari per la creazione di una </w:t>
      </w:r>
      <w:r w:rsidR="00536F6D">
        <w:t>p</w:t>
      </w:r>
      <w:r w:rsidRPr="00A919CB">
        <w:t>ratica.</w:t>
      </w:r>
      <w:r w:rsidRPr="00A919CB">
        <w:rPr>
          <w:color w:val="FF0000"/>
        </w:rPr>
        <w:t xml:space="preserve"> </w:t>
      </w:r>
      <w:r w:rsidR="00E20C9B">
        <w:t>La pratica da creare dovrà essere corredata di un solo documento da controllare</w:t>
      </w:r>
      <w:r w:rsidR="00051BF0">
        <w:t xml:space="preserve"> (contenuto nell’oggetto “Documenti” del json) e potrà esser</w:t>
      </w:r>
      <w:r w:rsidR="00840852">
        <w:t xml:space="preserve">e </w:t>
      </w:r>
      <w:r w:rsidR="0029003D">
        <w:t>di due tipologie</w:t>
      </w:r>
    </w:p>
    <w:p w14:paraId="05F64E43" w14:textId="77777777" w:rsidR="0029003D" w:rsidRDefault="0029003D" w:rsidP="00642B88"/>
    <w:p w14:paraId="0E604EC8" w14:textId="77777777" w:rsidR="002E7641" w:rsidRDefault="0029003D" w:rsidP="002E7641">
      <w:pPr>
        <w:pStyle w:val="Paragrafoelenco"/>
        <w:numPr>
          <w:ilvl w:val="0"/>
          <w:numId w:val="79"/>
        </w:numPr>
      </w:pPr>
      <w:r>
        <w:t xml:space="preserve">Immagine del </w:t>
      </w:r>
      <w:r w:rsidR="00840852">
        <w:t xml:space="preserve">Verbale di Denuncia </w:t>
      </w:r>
    </w:p>
    <w:p w14:paraId="438FEEDD" w14:textId="77777777" w:rsidR="002E7641" w:rsidRDefault="002E7641" w:rsidP="002E7641">
      <w:pPr>
        <w:pStyle w:val="Paragrafoelenco"/>
      </w:pPr>
    </w:p>
    <w:p w14:paraId="7C00782F" w14:textId="24634DD5" w:rsidR="00051BF0" w:rsidRDefault="002E7641" w:rsidP="002E7641">
      <w:pPr>
        <w:ind w:left="360"/>
      </w:pPr>
      <w:r>
        <w:t>oppure</w:t>
      </w:r>
    </w:p>
    <w:p w14:paraId="30EA552A" w14:textId="77777777" w:rsidR="002E7641" w:rsidRDefault="002E7641" w:rsidP="002E7641">
      <w:pPr>
        <w:ind w:left="360"/>
      </w:pPr>
    </w:p>
    <w:p w14:paraId="7C4EDF05" w14:textId="13E26F95" w:rsidR="0029003D" w:rsidRDefault="0029003D" w:rsidP="002E7641">
      <w:pPr>
        <w:pStyle w:val="Paragrafoelenco"/>
        <w:numPr>
          <w:ilvl w:val="0"/>
          <w:numId w:val="79"/>
        </w:numPr>
      </w:pPr>
      <w:r>
        <w:t>Immagine della Carta tagliata</w:t>
      </w:r>
      <w:r w:rsidR="002E7641">
        <w:t xml:space="preserve"> da un lato</w:t>
      </w:r>
    </w:p>
    <w:p w14:paraId="4642EBF5" w14:textId="77777777" w:rsidR="00D428F2" w:rsidRDefault="00D428F2" w:rsidP="00D428F2">
      <w:pPr>
        <w:rPr>
          <w:ins w:id="121" w:author="Amalia Cacciatore" w:date="2023-11-24T17:57:00Z"/>
        </w:rPr>
      </w:pPr>
    </w:p>
    <w:p w14:paraId="65A8F9D3" w14:textId="0FF96578" w:rsidR="007200B8" w:rsidRDefault="007200B8" w:rsidP="007200B8">
      <w:pPr>
        <w:rPr>
          <w:ins w:id="122" w:author="Amalia Cacciatore" w:date="2023-11-27T10:40:00Z"/>
        </w:rPr>
      </w:pPr>
      <w:ins w:id="123" w:author="Amalia Cacciatore" w:date="2023-11-27T10:40:00Z">
        <w:r>
          <w:t xml:space="preserve">L’oggetto “Documenti” potrà contenere all’interno più “Contenuti” (più file). </w:t>
        </w:r>
      </w:ins>
      <w:ins w:id="124" w:author="Amalia Cacciatore" w:date="2023-11-27T10:41:00Z">
        <w:r w:rsidR="00203507">
          <w:t>Il BPM</w:t>
        </w:r>
      </w:ins>
      <w:ins w:id="125" w:author="Amalia Cacciatore" w:date="2023-11-27T10:40:00Z">
        <w:r>
          <w:t xml:space="preserve"> non effettua alcun controllo sui contenuti caricati dal Cliente.</w:t>
        </w:r>
      </w:ins>
    </w:p>
    <w:p w14:paraId="63A670EE" w14:textId="77777777" w:rsidR="00D866CC" w:rsidRPr="00A919CB" w:rsidRDefault="00D866CC" w:rsidP="00642B88">
      <w:pPr>
        <w:rPr>
          <w:color w:val="FF0000"/>
        </w:rPr>
      </w:pPr>
    </w:p>
    <w:p w14:paraId="41FEBEE0" w14:textId="7B9D4BF1" w:rsidR="00642B88" w:rsidRPr="00A919CB" w:rsidRDefault="00E5076A" w:rsidP="00642B88">
      <w:pPr>
        <w:rPr>
          <w:color w:val="FF0000"/>
        </w:rPr>
      </w:pPr>
      <w:r w:rsidRPr="00AA0E45">
        <w:t xml:space="preserve">Per i dettagli </w:t>
      </w:r>
      <w:r w:rsidR="004804C3" w:rsidRPr="00AA0E45">
        <w:t>dell’IA</w:t>
      </w:r>
      <w:r w:rsidRPr="00AA0E45">
        <w:t xml:space="preserve"> riferirsi al References [</w:t>
      </w:r>
      <w:r w:rsidR="009775A1">
        <w:t>3</w:t>
      </w:r>
      <w:r w:rsidRPr="00AA0E45">
        <w:t>]</w:t>
      </w:r>
      <w:r w:rsidR="00C538D9" w:rsidRPr="00AA0E45">
        <w:t>.</w:t>
      </w:r>
    </w:p>
    <w:p w14:paraId="10A6D9EF" w14:textId="6961E0C8" w:rsidR="00D57A04" w:rsidRPr="00A919CB" w:rsidRDefault="450545DA" w:rsidP="00246233">
      <w:pPr>
        <w:pStyle w:val="Titolo3"/>
        <w:rPr>
          <w:rFonts w:ascii="Times New Roman" w:hAnsi="Times New Roman"/>
        </w:rPr>
      </w:pPr>
      <w:bookmarkStart w:id="126" w:name="_Toc151975886"/>
      <w:r w:rsidRPr="00A919CB">
        <w:rPr>
          <w:rFonts w:ascii="Times New Roman" w:hAnsi="Times New Roman"/>
        </w:rPr>
        <w:t>Acceptance Criteria</w:t>
      </w:r>
      <w:bookmarkEnd w:id="126"/>
      <w:r w:rsidR="28912175" w:rsidRPr="00A919CB">
        <w:rPr>
          <w:rFonts w:ascii="Times New Roman" w:hAnsi="Times New Roman"/>
        </w:rPr>
        <w:t xml:space="preserve"> </w:t>
      </w:r>
    </w:p>
    <w:p w14:paraId="0CE8AE8C" w14:textId="2AFDF99B" w:rsidR="007E3F36" w:rsidRPr="008267C7" w:rsidRDefault="007E3F36" w:rsidP="007E3F36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127" w:name="_Toc151975887"/>
      <w:bookmarkStart w:id="128" w:name="_Toc103696228"/>
      <w:bookmarkStart w:id="129" w:name="_Toc84522016"/>
      <w:r w:rsidRPr="008267C7">
        <w:rPr>
          <w:rFonts w:ascii="Times New Roman" w:hAnsi="Times New Roman"/>
        </w:rPr>
        <w:t>Scenario: Ricezione richiesta Creazione Pratica</w:t>
      </w:r>
      <w:bookmarkEnd w:id="127"/>
      <w:r>
        <w:rPr>
          <w:rFonts w:ascii="Times New Roman" w:hAnsi="Times New Roman"/>
        </w:rPr>
        <w:t xml:space="preserve"> </w:t>
      </w:r>
      <w:bookmarkEnd w:id="128"/>
    </w:p>
    <w:p w14:paraId="2F8B7B64" w14:textId="0615C2BD" w:rsidR="008D02ED" w:rsidRDefault="007E3F36" w:rsidP="008D02ED">
      <w:r w:rsidRPr="008267C7">
        <w:t>Verificare che il Sistema riceva una richiesta di creazione Pratica</w:t>
      </w:r>
      <w:r>
        <w:t xml:space="preserve"> </w:t>
      </w:r>
      <w:r w:rsidR="00834B66">
        <w:t xml:space="preserve">che contenga obbligatoriamente l’oggetto </w:t>
      </w:r>
      <w:r w:rsidR="000A0040">
        <w:t>“</w:t>
      </w:r>
      <w:r w:rsidR="00393676">
        <w:t>DOCUMENTI</w:t>
      </w:r>
      <w:r w:rsidR="000A0040">
        <w:t xml:space="preserve">” </w:t>
      </w:r>
      <w:r w:rsidRPr="008267C7">
        <w:t>e risponda correttamente al servizio chiamante</w:t>
      </w:r>
      <w:r w:rsidR="002B7EB5">
        <w:t>.</w:t>
      </w:r>
    </w:p>
    <w:p w14:paraId="04EB7BDE" w14:textId="4F01439F" w:rsidR="00E5076A" w:rsidRPr="00A919CB" w:rsidRDefault="51DF714F" w:rsidP="007E3F36">
      <w:pPr>
        <w:pStyle w:val="Titolo4"/>
        <w:rPr>
          <w:rFonts w:ascii="Times New Roman" w:hAnsi="Times New Roman"/>
        </w:rPr>
      </w:pPr>
      <w:bookmarkStart w:id="130" w:name="_Toc151975888"/>
      <w:r w:rsidRPr="00A919CB">
        <w:rPr>
          <w:rFonts w:ascii="Times New Roman" w:hAnsi="Times New Roman"/>
        </w:rPr>
        <w:t>Scenario: Response Servizio Apertura Pratica</w:t>
      </w:r>
      <w:bookmarkEnd w:id="129"/>
      <w:bookmarkEnd w:id="130"/>
    </w:p>
    <w:p w14:paraId="58FB95E4" w14:textId="0C4E686C" w:rsidR="00E5076A" w:rsidRPr="008A122F" w:rsidRDefault="00E92C55" w:rsidP="00E5076A">
      <w:r w:rsidRPr="008A122F">
        <w:t xml:space="preserve">Verificare che il Sistema </w:t>
      </w:r>
      <w:r w:rsidR="00E5076A" w:rsidRPr="008A122F">
        <w:t>restituisca nella response i seguenti valori:</w:t>
      </w:r>
    </w:p>
    <w:p w14:paraId="46B2260B" w14:textId="77777777" w:rsidR="00E5076A" w:rsidRPr="008A122F" w:rsidRDefault="00E5076A" w:rsidP="00E5076A"/>
    <w:p w14:paraId="3B6A4226" w14:textId="77777777" w:rsidR="00E5076A" w:rsidRPr="008A122F" w:rsidRDefault="00E5076A" w:rsidP="00CD5F3B">
      <w:pPr>
        <w:pStyle w:val="Paragrafoelenco"/>
        <w:numPr>
          <w:ilvl w:val="0"/>
          <w:numId w:val="9"/>
        </w:numPr>
        <w:rPr>
          <w:szCs w:val="22"/>
        </w:rPr>
      </w:pPr>
      <w:r w:rsidRPr="008A122F">
        <w:rPr>
          <w:szCs w:val="22"/>
        </w:rPr>
        <w:t>Info:</w:t>
      </w:r>
    </w:p>
    <w:p w14:paraId="76787096" w14:textId="77777777" w:rsidR="00E5076A" w:rsidRPr="008A122F" w:rsidRDefault="00E5076A" w:rsidP="00CD5F3B">
      <w:pPr>
        <w:pStyle w:val="Paragrafoelenco"/>
        <w:numPr>
          <w:ilvl w:val="1"/>
          <w:numId w:val="9"/>
        </w:numPr>
        <w:rPr>
          <w:szCs w:val="22"/>
        </w:rPr>
      </w:pPr>
      <w:r w:rsidRPr="008A122F">
        <w:rPr>
          <w:szCs w:val="22"/>
        </w:rPr>
        <w:t>Result Code (obbligatorio)</w:t>
      </w:r>
    </w:p>
    <w:p w14:paraId="058420F5" w14:textId="77777777" w:rsidR="00E5076A" w:rsidRPr="008A122F" w:rsidRDefault="00E5076A" w:rsidP="00CD5F3B">
      <w:pPr>
        <w:pStyle w:val="Paragrafoelenco"/>
        <w:numPr>
          <w:ilvl w:val="1"/>
          <w:numId w:val="9"/>
        </w:numPr>
        <w:rPr>
          <w:szCs w:val="22"/>
        </w:rPr>
      </w:pPr>
      <w:r w:rsidRPr="008A122F">
        <w:rPr>
          <w:szCs w:val="22"/>
        </w:rPr>
        <w:t>Result Message (obbligatorio)</w:t>
      </w:r>
    </w:p>
    <w:p w14:paraId="38F11139" w14:textId="77777777" w:rsidR="00E5076A" w:rsidRPr="008A122F" w:rsidRDefault="00E5076A" w:rsidP="00CD5F3B">
      <w:pPr>
        <w:pStyle w:val="Paragrafoelenco"/>
        <w:numPr>
          <w:ilvl w:val="1"/>
          <w:numId w:val="9"/>
        </w:numPr>
      </w:pPr>
      <w:r w:rsidRPr="008A122F">
        <w:rPr>
          <w:szCs w:val="22"/>
        </w:rPr>
        <w:t>Details (facoltativo)</w:t>
      </w:r>
    </w:p>
    <w:p w14:paraId="132E96B8" w14:textId="77777777" w:rsidR="00E5076A" w:rsidRPr="008A122F" w:rsidRDefault="00E5076A" w:rsidP="00E5076A">
      <w:pPr>
        <w:pStyle w:val="Paragrafoelenco"/>
      </w:pPr>
    </w:p>
    <w:p w14:paraId="537E5C82" w14:textId="63D86C5E" w:rsidR="00E5076A" w:rsidRPr="008A122F" w:rsidRDefault="00E5076A" w:rsidP="00CD5F3B">
      <w:pPr>
        <w:pStyle w:val="Paragrafoelenco"/>
        <w:numPr>
          <w:ilvl w:val="0"/>
          <w:numId w:val="9"/>
        </w:numPr>
      </w:pPr>
      <w:r w:rsidRPr="008A122F">
        <w:t>appianTicketID (ovvero l’ID Pratica, obbligatorio in caso di Result Code “OK”)</w:t>
      </w:r>
    </w:p>
    <w:p w14:paraId="3FF1EBB6" w14:textId="5C8FC229" w:rsidR="00064FEC" w:rsidRPr="00B368F9" w:rsidRDefault="00064FEC" w:rsidP="00064FEC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131" w:name="_Toc151975889"/>
      <w:r w:rsidRPr="00A919CB">
        <w:rPr>
          <w:rFonts w:ascii="Times New Roman" w:hAnsi="Times New Roman"/>
        </w:rPr>
        <w:t xml:space="preserve">Scenario: </w:t>
      </w:r>
      <w:r w:rsidR="00822B77">
        <w:rPr>
          <w:rFonts w:ascii="Times New Roman" w:hAnsi="Times New Roman"/>
        </w:rPr>
        <w:t>Mancato invio oggetto “</w:t>
      </w:r>
      <w:r w:rsidR="00393676">
        <w:rPr>
          <w:rFonts w:ascii="Times New Roman" w:hAnsi="Times New Roman"/>
        </w:rPr>
        <w:t>Documenti</w:t>
      </w:r>
      <w:r w:rsidR="00822B77">
        <w:rPr>
          <w:rFonts w:ascii="Times New Roman" w:hAnsi="Times New Roman"/>
        </w:rPr>
        <w:t>”</w:t>
      </w:r>
      <w:bookmarkEnd w:id="131"/>
      <w:r w:rsidRPr="00A919CB">
        <w:rPr>
          <w:rFonts w:ascii="Times New Roman" w:hAnsi="Times New Roman"/>
        </w:rPr>
        <w:t xml:space="preserve"> </w:t>
      </w:r>
    </w:p>
    <w:p w14:paraId="0CBC6977" w14:textId="2D890AF3" w:rsidR="00064FEC" w:rsidRPr="00547070" w:rsidRDefault="00064FEC" w:rsidP="00064FEC">
      <w:r w:rsidRPr="00547070">
        <w:rPr>
          <w:szCs w:val="22"/>
        </w:rPr>
        <w:t xml:space="preserve">Verificare che il Sistema restituisca errore in caso il json </w:t>
      </w:r>
      <w:r w:rsidR="00DF6838" w:rsidRPr="00547070">
        <w:rPr>
          <w:szCs w:val="22"/>
        </w:rPr>
        <w:t>inviato dal BPM per la creazione della pratica non contenga l’oggetto “</w:t>
      </w:r>
      <w:r w:rsidR="00393676">
        <w:rPr>
          <w:szCs w:val="22"/>
        </w:rPr>
        <w:t>Documenti</w:t>
      </w:r>
      <w:r w:rsidR="00DF6838" w:rsidRPr="00547070">
        <w:rPr>
          <w:szCs w:val="22"/>
        </w:rPr>
        <w:t>” al suo interno.</w:t>
      </w:r>
    </w:p>
    <w:p w14:paraId="229B21D3" w14:textId="7E878ECE" w:rsidR="00921FFF" w:rsidRPr="00B368F9" w:rsidRDefault="00980ED3" w:rsidP="009D62C9">
      <w:pPr>
        <w:pStyle w:val="Titolo4"/>
        <w:rPr>
          <w:rFonts w:ascii="Times New Roman" w:hAnsi="Times New Roman"/>
        </w:rPr>
      </w:pPr>
      <w:bookmarkStart w:id="132" w:name="_Toc151975890"/>
      <w:r w:rsidRPr="00A919CB">
        <w:rPr>
          <w:rFonts w:ascii="Times New Roman" w:hAnsi="Times New Roman"/>
        </w:rPr>
        <w:t>Scenario: Gestione dell’Idempotenza</w:t>
      </w:r>
      <w:bookmarkEnd w:id="132"/>
      <w:r w:rsidRPr="00A919CB">
        <w:rPr>
          <w:rFonts w:ascii="Times New Roman" w:hAnsi="Times New Roman"/>
        </w:rPr>
        <w:t xml:space="preserve"> </w:t>
      </w:r>
    </w:p>
    <w:p w14:paraId="5E62CD5B" w14:textId="0090BCA6" w:rsidR="00B368F9" w:rsidRPr="001B46EB" w:rsidRDefault="00B368F9" w:rsidP="00B368F9">
      <w:pPr>
        <w:pStyle w:val="NormaleWeb"/>
        <w:spacing w:before="0" w:beforeAutospacing="0" w:after="0" w:afterAutospacing="0"/>
        <w:ind w:right="-15"/>
        <w:jc w:val="both"/>
        <w:rPr>
          <w:sz w:val="22"/>
          <w:szCs w:val="22"/>
        </w:rPr>
      </w:pPr>
      <w:r w:rsidRPr="001B46EB">
        <w:rPr>
          <w:sz w:val="22"/>
          <w:szCs w:val="22"/>
        </w:rPr>
        <w:t>Verificare che il Sistema restituisca il seguente messaggio in caso vengano inviati da BPM dati per la creazione di una pratica, relativi a un ID_WORKITEM già presente su SD</w:t>
      </w:r>
      <w:r w:rsidR="001B46EB" w:rsidRPr="001B46EB">
        <w:rPr>
          <w:sz w:val="22"/>
          <w:szCs w:val="22"/>
        </w:rPr>
        <w:t>:</w:t>
      </w:r>
    </w:p>
    <w:p w14:paraId="0F6D0928" w14:textId="77777777" w:rsidR="00B368F9" w:rsidRPr="001B46EB" w:rsidRDefault="00B368F9" w:rsidP="00B368F9">
      <w:pPr>
        <w:pStyle w:val="NormaleWeb"/>
        <w:spacing w:before="0" w:beforeAutospacing="0" w:after="0" w:afterAutospacing="0"/>
        <w:ind w:right="-15"/>
        <w:jc w:val="both"/>
        <w:rPr>
          <w:sz w:val="22"/>
          <w:szCs w:val="22"/>
        </w:rPr>
      </w:pPr>
    </w:p>
    <w:p w14:paraId="650508FD" w14:textId="77777777" w:rsidR="00B368F9" w:rsidRPr="001B46EB" w:rsidRDefault="00B368F9" w:rsidP="00B368F9">
      <w:pPr>
        <w:pStyle w:val="NormaleWeb"/>
        <w:spacing w:before="0" w:beforeAutospacing="0" w:after="0" w:afterAutospacing="0"/>
        <w:ind w:right="-15"/>
        <w:jc w:val="both"/>
        <w:rPr>
          <w:color w:val="000000"/>
          <w:sz w:val="22"/>
          <w:szCs w:val="22"/>
        </w:rPr>
      </w:pPr>
      <w:r w:rsidRPr="001B46EB">
        <w:rPr>
          <w:color w:val="000000"/>
          <w:sz w:val="22"/>
          <w:szCs w:val="22"/>
        </w:rPr>
        <w:t xml:space="preserve">{ "info" : { "resultCode" : "-5", "resultMessage" : "L'ID_WORKITEM indicato corrisponde a una pratica esistente con idCase: XXXXX </w:t>
      </w:r>
      <w:r w:rsidRPr="001B46EB">
        <w:rPr>
          <w:sz w:val="22"/>
          <w:szCs w:val="22"/>
        </w:rPr>
        <w:t>(</w:t>
      </w:r>
      <w:r w:rsidRPr="001B46EB">
        <w:rPr>
          <w:i/>
          <w:iCs/>
          <w:sz w:val="22"/>
          <w:szCs w:val="22"/>
        </w:rPr>
        <w:t>IDCASE esistente)</w:t>
      </w:r>
      <w:r w:rsidRPr="001B46EB">
        <w:rPr>
          <w:color w:val="000000"/>
          <w:sz w:val="22"/>
          <w:szCs w:val="22"/>
        </w:rPr>
        <w:t>, "details" : null } }</w:t>
      </w:r>
    </w:p>
    <w:p w14:paraId="5FBB6439" w14:textId="77777777" w:rsidR="00FE67B6" w:rsidRPr="001B46EB" w:rsidRDefault="0310A85E" w:rsidP="006D0294">
      <w:pPr>
        <w:pStyle w:val="Titolo4"/>
        <w:rPr>
          <w:rFonts w:ascii="Times New Roman" w:hAnsi="Times New Roman"/>
        </w:rPr>
      </w:pPr>
      <w:bookmarkStart w:id="133" w:name="_Toc88725231"/>
      <w:bookmarkStart w:id="134" w:name="_Toc151975891"/>
      <w:r w:rsidRPr="001B46EB">
        <w:rPr>
          <w:rFonts w:ascii="Times New Roman" w:hAnsi="Times New Roman"/>
        </w:rPr>
        <w:t>Scenario: Interrogazione fallita per indisponibilità del servizio</w:t>
      </w:r>
      <w:bookmarkEnd w:id="133"/>
      <w:bookmarkEnd w:id="134"/>
    </w:p>
    <w:p w14:paraId="3300CE6D" w14:textId="62FFB47C" w:rsidR="00FE67B6" w:rsidRPr="00A919CB" w:rsidRDefault="00E92C55" w:rsidP="00FE67B6">
      <w:r w:rsidRPr="00A919CB">
        <w:t xml:space="preserve">Verificare che il Sistema </w:t>
      </w:r>
      <w:r w:rsidR="00FE67B6" w:rsidRPr="00A919CB">
        <w:t>restituisca un messaggio di indisponibilità del servizio quando questo non è raggiungibile.</w:t>
      </w:r>
    </w:p>
    <w:p w14:paraId="248104FC" w14:textId="77777777" w:rsidR="00BA2051" w:rsidRPr="00945AFE" w:rsidRDefault="00BA2051" w:rsidP="00BA2051"/>
    <w:p w14:paraId="28AD565F" w14:textId="68D9CABF" w:rsidR="00886EBF" w:rsidRPr="0087798A" w:rsidRDefault="5286F63C" w:rsidP="00416234">
      <w:pPr>
        <w:pStyle w:val="Titolo2"/>
        <w:rPr>
          <w:rFonts w:ascii="Times New Roman" w:hAnsi="Times New Roman"/>
        </w:rPr>
      </w:pPr>
      <w:bookmarkStart w:id="135" w:name="_Toc151975892"/>
      <w:r w:rsidRPr="0087798A">
        <w:rPr>
          <w:rFonts w:ascii="Times New Roman" w:hAnsi="Times New Roman"/>
        </w:rPr>
        <w:t>User</w:t>
      </w:r>
      <w:r w:rsidR="0697CA5D" w:rsidRPr="0087798A">
        <w:rPr>
          <w:rFonts w:ascii="Times New Roman" w:hAnsi="Times New Roman"/>
        </w:rPr>
        <w:t xml:space="preserve"> Story “</w:t>
      </w:r>
      <w:r w:rsidR="305EA57E" w:rsidRPr="0087798A">
        <w:rPr>
          <w:rFonts w:ascii="Times New Roman" w:hAnsi="Times New Roman"/>
        </w:rPr>
        <w:t>Creazione Pratica</w:t>
      </w:r>
      <w:r w:rsidR="0697CA5D" w:rsidRPr="0087798A">
        <w:rPr>
          <w:rFonts w:ascii="Times New Roman" w:hAnsi="Times New Roman"/>
        </w:rPr>
        <w:t>”</w:t>
      </w:r>
      <w:bookmarkEnd w:id="135"/>
    </w:p>
    <w:p w14:paraId="50052CA5" w14:textId="2D6E3945" w:rsidR="006154FE" w:rsidRDefault="005614D5" w:rsidP="006154FE">
      <w:r w:rsidRPr="0087798A">
        <w:t xml:space="preserve">A </w:t>
      </w:r>
      <w:r w:rsidR="004F05EC" w:rsidRPr="0087798A">
        <w:t>valle dell</w:t>
      </w:r>
      <w:r w:rsidR="00D228B5" w:rsidRPr="0087798A">
        <w:t xml:space="preserve">a corretta ricezione delle informazioni </w:t>
      </w:r>
      <w:r w:rsidRPr="0087798A">
        <w:t xml:space="preserve">inviate </w:t>
      </w:r>
      <w:r w:rsidR="00D228B5" w:rsidRPr="0087798A">
        <w:t xml:space="preserve">dal sistema chiamante </w:t>
      </w:r>
      <w:r w:rsidRPr="0087798A">
        <w:t>(</w:t>
      </w:r>
      <w:r w:rsidR="00685770" w:rsidRPr="0087798A">
        <w:t>BPM</w:t>
      </w:r>
      <w:r w:rsidRPr="0087798A">
        <w:t xml:space="preserve">), come </w:t>
      </w:r>
      <w:r w:rsidR="00B634A7" w:rsidRPr="0087798A">
        <w:t>S</w:t>
      </w:r>
      <w:r w:rsidRPr="0087798A">
        <w:t xml:space="preserve">istema devo creare una </w:t>
      </w:r>
      <w:r w:rsidR="002736FE">
        <w:t>pratica</w:t>
      </w:r>
      <w:r w:rsidR="00572430" w:rsidRPr="0087798A">
        <w:t xml:space="preserve">, </w:t>
      </w:r>
      <w:r w:rsidR="00D228B5" w:rsidRPr="0087798A">
        <w:t xml:space="preserve">al fine di </w:t>
      </w:r>
      <w:r w:rsidR="001C6339" w:rsidRPr="0087798A">
        <w:t>renderla visibile e lavorabile dall’</w:t>
      </w:r>
      <w:r w:rsidR="00E92C55" w:rsidRPr="0087798A">
        <w:t>Operatore</w:t>
      </w:r>
      <w:r w:rsidR="001C6339" w:rsidRPr="0087798A">
        <w:t>.</w:t>
      </w:r>
      <w:r w:rsidR="00D56D7D">
        <w:t xml:space="preserve"> </w:t>
      </w:r>
      <w:r w:rsidR="006154FE">
        <w:t xml:space="preserve">La pratica creata potrà </w:t>
      </w:r>
      <w:r w:rsidR="00450400">
        <w:t>contenere al suo interno un solo documento da controllare che potrà essere:</w:t>
      </w:r>
    </w:p>
    <w:p w14:paraId="718EA761" w14:textId="77777777" w:rsidR="006154FE" w:rsidRDefault="006154FE" w:rsidP="006154FE"/>
    <w:p w14:paraId="08B83498" w14:textId="77777777" w:rsidR="006154FE" w:rsidRDefault="006154FE" w:rsidP="006154FE">
      <w:pPr>
        <w:pStyle w:val="Paragrafoelenco"/>
        <w:numPr>
          <w:ilvl w:val="0"/>
          <w:numId w:val="79"/>
        </w:numPr>
      </w:pPr>
      <w:r>
        <w:t xml:space="preserve">Immagine del Verbale di Denuncia </w:t>
      </w:r>
    </w:p>
    <w:p w14:paraId="1DC6648B" w14:textId="77777777" w:rsidR="006154FE" w:rsidRDefault="006154FE" w:rsidP="006154FE">
      <w:pPr>
        <w:pStyle w:val="Paragrafoelenco"/>
      </w:pPr>
    </w:p>
    <w:p w14:paraId="5F0BDA3F" w14:textId="77777777" w:rsidR="006154FE" w:rsidRDefault="006154FE" w:rsidP="006154FE">
      <w:pPr>
        <w:ind w:left="360"/>
      </w:pPr>
      <w:r>
        <w:t>oppure</w:t>
      </w:r>
    </w:p>
    <w:p w14:paraId="64C0941A" w14:textId="77777777" w:rsidR="006154FE" w:rsidRDefault="006154FE" w:rsidP="006154FE">
      <w:pPr>
        <w:ind w:left="360"/>
      </w:pPr>
    </w:p>
    <w:p w14:paraId="6F53BE9A" w14:textId="77777777" w:rsidR="00DE49A3" w:rsidRDefault="006154FE" w:rsidP="00DE49A3">
      <w:pPr>
        <w:pStyle w:val="Paragrafoelenco"/>
        <w:numPr>
          <w:ilvl w:val="0"/>
          <w:numId w:val="79"/>
        </w:numPr>
      </w:pPr>
      <w:r>
        <w:t>Immagine della Carta tagliata da un lato</w:t>
      </w:r>
      <w:r w:rsidR="00C33480">
        <w:t>.</w:t>
      </w:r>
    </w:p>
    <w:p w14:paraId="049F9E50" w14:textId="77777777" w:rsidR="00DE49A3" w:rsidRDefault="00DE49A3" w:rsidP="00DE49A3"/>
    <w:p w14:paraId="7580627B" w14:textId="50CE8563" w:rsidR="00DE49A3" w:rsidRDefault="00DE49A3" w:rsidP="00DE49A3">
      <w:ins w:id="136" w:author="Amalia Cacciatore" w:date="2023-11-27T10:39:00Z">
        <w:r>
          <w:t xml:space="preserve">L’oggetto “Documenti” potrà contenere all’interno più “Contenuti” (più file). </w:t>
        </w:r>
      </w:ins>
      <w:ins w:id="137" w:author="Amalia Cacciatore" w:date="2023-11-27T10:40:00Z">
        <w:r w:rsidR="007200B8">
          <w:t>SD</w:t>
        </w:r>
      </w:ins>
      <w:ins w:id="138" w:author="Amalia Cacciatore" w:date="2023-11-27T10:39:00Z">
        <w:r>
          <w:t xml:space="preserve"> non effettua alcun controllo sui contenuti caricati dal Cliente.</w:t>
        </w:r>
      </w:ins>
    </w:p>
    <w:p w14:paraId="473BD903" w14:textId="2CAFA40F" w:rsidR="00886EBF" w:rsidRPr="00E65A86" w:rsidRDefault="0697CA5D" w:rsidP="00416234">
      <w:pPr>
        <w:pStyle w:val="Titolo3"/>
        <w:rPr>
          <w:rFonts w:ascii="Times New Roman" w:hAnsi="Times New Roman"/>
        </w:rPr>
      </w:pPr>
      <w:bookmarkStart w:id="139" w:name="_Toc151975893"/>
      <w:r w:rsidRPr="00E65A86">
        <w:rPr>
          <w:rFonts w:ascii="Times New Roman" w:hAnsi="Times New Roman"/>
        </w:rPr>
        <w:t>Acceptance Criteria</w:t>
      </w:r>
      <w:bookmarkEnd w:id="139"/>
    </w:p>
    <w:p w14:paraId="49181AA5" w14:textId="7CDECCB1" w:rsidR="00E64F0C" w:rsidRPr="00E65A86" w:rsidRDefault="456AD8B3" w:rsidP="00416234">
      <w:pPr>
        <w:pStyle w:val="Titolo4"/>
        <w:rPr>
          <w:rFonts w:ascii="Times New Roman" w:hAnsi="Times New Roman"/>
        </w:rPr>
      </w:pPr>
      <w:bookmarkStart w:id="140" w:name="_Toc151975894"/>
      <w:r w:rsidRPr="00E65A86">
        <w:rPr>
          <w:rFonts w:ascii="Times New Roman" w:hAnsi="Times New Roman"/>
        </w:rPr>
        <w:t>Scenario</w:t>
      </w:r>
      <w:r w:rsidR="37677685" w:rsidRPr="00E65A86">
        <w:rPr>
          <w:rFonts w:ascii="Times New Roman" w:hAnsi="Times New Roman"/>
        </w:rPr>
        <w:t xml:space="preserve">: Creazione </w:t>
      </w:r>
      <w:r w:rsidR="7267CD2D" w:rsidRPr="00E65A86">
        <w:rPr>
          <w:rFonts w:ascii="Times New Roman" w:hAnsi="Times New Roman"/>
        </w:rPr>
        <w:t>Pratica</w:t>
      </w:r>
      <w:bookmarkEnd w:id="140"/>
      <w:r w:rsidR="7267CD2D" w:rsidRPr="00E65A86">
        <w:rPr>
          <w:rFonts w:ascii="Times New Roman" w:hAnsi="Times New Roman"/>
        </w:rPr>
        <w:t xml:space="preserve"> </w:t>
      </w:r>
    </w:p>
    <w:p w14:paraId="7C8FEDFC" w14:textId="60E65E78" w:rsidR="00C3393A" w:rsidRDefault="00E92C55" w:rsidP="00C3393A">
      <w:r>
        <w:t xml:space="preserve">Verificare che il Sistema </w:t>
      </w:r>
      <w:r w:rsidR="00B4352B" w:rsidRPr="00F07E35">
        <w:t xml:space="preserve">abbia creato la </w:t>
      </w:r>
      <w:r w:rsidR="002736FE">
        <w:t xml:space="preserve">pratica dal </w:t>
      </w:r>
      <w:r w:rsidR="00CA7564" w:rsidRPr="00F07E35">
        <w:t>tab Pratiche</w:t>
      </w:r>
      <w:r w:rsidR="00083841">
        <w:t xml:space="preserve">, </w:t>
      </w:r>
      <w:r w:rsidR="00657854">
        <w:t>c</w:t>
      </w:r>
      <w:r w:rsidR="00106082">
        <w:t>he lo stato della pratica sia “Aperta” e</w:t>
      </w:r>
      <w:r w:rsidR="00C3393A" w:rsidRPr="00E65A86">
        <w:t xml:space="preserve"> che sia stato generato il task per permettere all’Operatore di procedere con le verifiche lato BO.</w:t>
      </w:r>
    </w:p>
    <w:p w14:paraId="67062DEA" w14:textId="49A2605F" w:rsidR="00EC4B9F" w:rsidRPr="00E65A86" w:rsidRDefault="525FD4DA" w:rsidP="00416234">
      <w:pPr>
        <w:pStyle w:val="Titolo4"/>
        <w:rPr>
          <w:rFonts w:ascii="Times New Roman" w:hAnsi="Times New Roman"/>
        </w:rPr>
      </w:pPr>
      <w:bookmarkStart w:id="141" w:name="_Toc151975895"/>
      <w:r w:rsidRPr="00E65A86">
        <w:rPr>
          <w:rFonts w:ascii="Times New Roman" w:hAnsi="Times New Roman"/>
        </w:rPr>
        <w:t xml:space="preserve">Scenario: </w:t>
      </w:r>
      <w:r w:rsidR="22DE9EC7" w:rsidRPr="00E65A86">
        <w:rPr>
          <w:rFonts w:ascii="Times New Roman" w:hAnsi="Times New Roman"/>
        </w:rPr>
        <w:t>Riepilogo Pratica</w:t>
      </w:r>
      <w:bookmarkEnd w:id="141"/>
      <w:r w:rsidRPr="00E65A86">
        <w:rPr>
          <w:rFonts w:ascii="Times New Roman" w:hAnsi="Times New Roman"/>
        </w:rPr>
        <w:t xml:space="preserve"> </w:t>
      </w:r>
    </w:p>
    <w:p w14:paraId="4B59AAAA" w14:textId="494B4022" w:rsidR="00EC4B9F" w:rsidRPr="00F07E35" w:rsidRDefault="00E92C55" w:rsidP="00EC4B9F">
      <w:r w:rsidRPr="00E65A86">
        <w:t xml:space="preserve">Verificare che il Sistema </w:t>
      </w:r>
      <w:r w:rsidR="00EC4B9F" w:rsidRPr="00E65A86">
        <w:t>mostri la pratica suddivisa nelle</w:t>
      </w:r>
      <w:r w:rsidR="00EC4B9F" w:rsidRPr="00F07E35">
        <w:t xml:space="preserve"> seguenti sezioni e con i seguenti dati:</w:t>
      </w:r>
    </w:p>
    <w:p w14:paraId="7A80D7B9" w14:textId="3BE0DB01" w:rsidR="00576112" w:rsidRPr="00F07E35" w:rsidRDefault="00576112" w:rsidP="00EC4B9F"/>
    <w:p w14:paraId="44706B6E" w14:textId="2754FF2A" w:rsidR="003E672B" w:rsidRDefault="009148BF" w:rsidP="00CD5F3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DATI TESTATA</w:t>
      </w:r>
    </w:p>
    <w:p w14:paraId="02CDA93B" w14:textId="4CAA3C61" w:rsidR="00A52192" w:rsidRPr="006757D5" w:rsidRDefault="00A52192" w:rsidP="00D30330">
      <w:pPr>
        <w:pStyle w:val="Paragrafoelenco"/>
        <w:numPr>
          <w:ilvl w:val="0"/>
          <w:numId w:val="56"/>
        </w:numPr>
      </w:pPr>
      <w:r w:rsidRPr="006757D5">
        <w:t>Macrostep di lavorazione</w:t>
      </w:r>
      <w:r w:rsidR="006757D5">
        <w:t xml:space="preserve"> (Raccolta input, Lavorazione, Chiusura Pratica)</w:t>
      </w:r>
    </w:p>
    <w:p w14:paraId="435D8FD0" w14:textId="506CC87E" w:rsidR="00BB6532" w:rsidRPr="00F07E35" w:rsidRDefault="00BB6532" w:rsidP="00D30330">
      <w:pPr>
        <w:pStyle w:val="Paragrafoelenco"/>
        <w:numPr>
          <w:ilvl w:val="0"/>
          <w:numId w:val="34"/>
        </w:numPr>
      </w:pPr>
      <w:r w:rsidRPr="00F07E35">
        <w:t>Processo</w:t>
      </w:r>
      <w:r w:rsidR="00C441DA">
        <w:t xml:space="preserve"> (</w:t>
      </w:r>
      <w:r w:rsidR="00A17AAF">
        <w:t>Attivazione Nuova Carta</w:t>
      </w:r>
      <w:r w:rsidR="00C441DA">
        <w:t>)</w:t>
      </w:r>
    </w:p>
    <w:p w14:paraId="0C9ED97C" w14:textId="652BCD86" w:rsidR="00BB6532" w:rsidRPr="00F07E35" w:rsidRDefault="00BB6532" w:rsidP="00D30330">
      <w:pPr>
        <w:pStyle w:val="Paragrafoelenco"/>
        <w:numPr>
          <w:ilvl w:val="0"/>
          <w:numId w:val="34"/>
        </w:numPr>
      </w:pPr>
      <w:r w:rsidRPr="00F07E35">
        <w:t xml:space="preserve">Codice Fiscale </w:t>
      </w:r>
    </w:p>
    <w:p w14:paraId="26B72599" w14:textId="492D3A05" w:rsidR="00F52AE1" w:rsidRPr="00F07E35" w:rsidRDefault="00BB6532" w:rsidP="00D30330">
      <w:pPr>
        <w:pStyle w:val="Paragrafoelenco"/>
        <w:numPr>
          <w:ilvl w:val="0"/>
          <w:numId w:val="34"/>
        </w:numPr>
      </w:pPr>
      <w:r w:rsidRPr="00F07E35">
        <w:t>Pratica N.</w:t>
      </w:r>
    </w:p>
    <w:p w14:paraId="7719C876" w14:textId="77777777" w:rsidR="00F52AE1" w:rsidRPr="00F07E35" w:rsidRDefault="00F52AE1" w:rsidP="00F52AE1"/>
    <w:p w14:paraId="1B91B5DC" w14:textId="67DECB65" w:rsidR="00DF231D" w:rsidRDefault="00DF231D" w:rsidP="00CD5F3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DATI PRATICA</w:t>
      </w:r>
    </w:p>
    <w:p w14:paraId="070770AE" w14:textId="77777777" w:rsidR="00DF231D" w:rsidRPr="00F07E35" w:rsidRDefault="00DF231D" w:rsidP="008F4FF2">
      <w:pPr>
        <w:pStyle w:val="Paragrafoelenco"/>
        <w:numPr>
          <w:ilvl w:val="0"/>
          <w:numId w:val="13"/>
        </w:numPr>
      </w:pPr>
      <w:r>
        <w:t>Data Apertura</w:t>
      </w:r>
    </w:p>
    <w:p w14:paraId="437A7D5B" w14:textId="77777777" w:rsidR="00DF231D" w:rsidRPr="00F07E35" w:rsidRDefault="00DF231D" w:rsidP="008F4FF2">
      <w:pPr>
        <w:pStyle w:val="Paragrafoelenco"/>
        <w:numPr>
          <w:ilvl w:val="0"/>
          <w:numId w:val="13"/>
        </w:numPr>
      </w:pPr>
      <w:r w:rsidRPr="00F07E35">
        <w:t>Data Ultima modifica</w:t>
      </w:r>
    </w:p>
    <w:p w14:paraId="4D27E419" w14:textId="77777777" w:rsidR="00DF231D" w:rsidRPr="00F07E35" w:rsidRDefault="00DF231D" w:rsidP="008F4FF2">
      <w:pPr>
        <w:pStyle w:val="Paragrafoelenco"/>
        <w:numPr>
          <w:ilvl w:val="0"/>
          <w:numId w:val="13"/>
        </w:numPr>
      </w:pPr>
      <w:r w:rsidRPr="00F07E35">
        <w:t>Stato</w:t>
      </w:r>
    </w:p>
    <w:p w14:paraId="0E667D55" w14:textId="3186E2A4" w:rsidR="00DF231D" w:rsidRPr="006B1D68" w:rsidRDefault="00DF231D" w:rsidP="008F4FF2">
      <w:pPr>
        <w:pStyle w:val="Paragrafoelenco"/>
        <w:numPr>
          <w:ilvl w:val="0"/>
          <w:numId w:val="13"/>
        </w:numPr>
      </w:pPr>
      <w:r w:rsidRPr="006B1D68">
        <w:t>Codice Cliente</w:t>
      </w:r>
      <w:r w:rsidR="00614C8F">
        <w:t xml:space="preserve"> </w:t>
      </w:r>
    </w:p>
    <w:p w14:paraId="0CE2EF16" w14:textId="1EB178F5" w:rsidR="00DF231D" w:rsidRPr="00F07E35" w:rsidRDefault="00DF231D" w:rsidP="008F4FF2">
      <w:pPr>
        <w:pStyle w:val="Paragrafoelenco"/>
        <w:numPr>
          <w:ilvl w:val="0"/>
          <w:numId w:val="13"/>
        </w:numPr>
      </w:pPr>
      <w:r w:rsidRPr="00F07E35">
        <w:t>Codice Fiscale</w:t>
      </w:r>
      <w:r w:rsidR="00F30139">
        <w:t xml:space="preserve"> </w:t>
      </w:r>
    </w:p>
    <w:p w14:paraId="4C12589D" w14:textId="77777777" w:rsidR="00DF231D" w:rsidRPr="00F07E35" w:rsidRDefault="00DF231D" w:rsidP="008F4FF2">
      <w:pPr>
        <w:pStyle w:val="Paragrafoelenco"/>
        <w:numPr>
          <w:ilvl w:val="0"/>
          <w:numId w:val="13"/>
        </w:numPr>
      </w:pPr>
      <w:r w:rsidRPr="00F07E35">
        <w:t>Canale</w:t>
      </w:r>
    </w:p>
    <w:p w14:paraId="343C3866" w14:textId="1033845A" w:rsidR="7B3984CD" w:rsidRPr="00AD0598" w:rsidRDefault="7B3984CD" w:rsidP="008F4FF2">
      <w:pPr>
        <w:pStyle w:val="Paragrafoelenco"/>
        <w:numPr>
          <w:ilvl w:val="0"/>
          <w:numId w:val="13"/>
        </w:numPr>
        <w:rPr>
          <w:szCs w:val="22"/>
        </w:rPr>
      </w:pPr>
      <w:r w:rsidRPr="00F07E35">
        <w:t>Esito SD</w:t>
      </w:r>
      <w:r w:rsidR="370466F8" w:rsidRPr="00F07E35">
        <w:t xml:space="preserve"> (campo mostrato e valorizzato a valle delle </w:t>
      </w:r>
      <w:r w:rsidR="370466F8" w:rsidRPr="00AD0598">
        <w:t>Verifiche BO</w:t>
      </w:r>
      <w:r w:rsidR="00467045" w:rsidRPr="00AD0598">
        <w:t>,</w:t>
      </w:r>
      <w:r w:rsidR="00731D7D" w:rsidRPr="00AD0598">
        <w:t xml:space="preserve"> </w:t>
      </w:r>
      <w:r w:rsidR="00467045" w:rsidRPr="00AD0598">
        <w:t>v</w:t>
      </w:r>
      <w:r w:rsidR="00247884" w:rsidRPr="00AD0598">
        <w:t>alori</w:t>
      </w:r>
      <w:r w:rsidR="00467045" w:rsidRPr="00AD0598">
        <w:t xml:space="preserve"> consentiti. OK, </w:t>
      </w:r>
      <w:r w:rsidR="00E40112">
        <w:t>KO</w:t>
      </w:r>
      <w:r w:rsidR="370466F8" w:rsidRPr="00AD0598">
        <w:t>)</w:t>
      </w:r>
    </w:p>
    <w:p w14:paraId="75267301" w14:textId="7A2AD6F3" w:rsidR="5ADE2304" w:rsidRPr="00F07E35" w:rsidRDefault="00514786" w:rsidP="367E73AA">
      <w:pPr>
        <w:pStyle w:val="Paragrafoelenco"/>
        <w:numPr>
          <w:ilvl w:val="0"/>
          <w:numId w:val="13"/>
        </w:numPr>
        <w:rPr>
          <w:color w:val="0D0D0D" w:themeColor="text1" w:themeTint="F2"/>
        </w:rPr>
      </w:pPr>
      <w:r w:rsidRPr="367E73AA">
        <w:rPr>
          <w:color w:val="0D0D0D" w:themeColor="text1" w:themeTint="F2"/>
        </w:rPr>
        <w:t xml:space="preserve">Data </w:t>
      </w:r>
      <w:r w:rsidR="5ADE2304" w:rsidRPr="367E73AA">
        <w:rPr>
          <w:color w:val="0D0D0D" w:themeColor="text1" w:themeTint="F2"/>
        </w:rPr>
        <w:t>Chiusura Pratica</w:t>
      </w:r>
      <w:r w:rsidR="676CDC27" w:rsidRPr="367E73AA">
        <w:rPr>
          <w:color w:val="0D0D0D" w:themeColor="text1" w:themeTint="F2"/>
        </w:rPr>
        <w:t xml:space="preserve"> (campo mostrato e valorizzato a valle della chiusura pratica)</w:t>
      </w:r>
    </w:p>
    <w:p w14:paraId="1FAEEEDF" w14:textId="77777777" w:rsidR="00DF231D" w:rsidRPr="00F07E35" w:rsidRDefault="00DF231D" w:rsidP="00393EFF">
      <w:pPr>
        <w:pStyle w:val="Paragrafoelenco"/>
        <w:ind w:left="360"/>
      </w:pPr>
    </w:p>
    <w:p w14:paraId="3FC668B8" w14:textId="77217795" w:rsidR="00AA7E4B" w:rsidRDefault="00DF231D" w:rsidP="00AA7E4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DATI LAVORAZIONE</w:t>
      </w:r>
    </w:p>
    <w:p w14:paraId="1A5805FF" w14:textId="3B3830D5" w:rsidR="008F4FF2" w:rsidRDefault="008F4FF2" w:rsidP="008F4FF2">
      <w:pPr>
        <w:pStyle w:val="Paragrafoelenco"/>
        <w:numPr>
          <w:ilvl w:val="1"/>
          <w:numId w:val="6"/>
        </w:numPr>
        <w:ind w:left="1080"/>
        <w:rPr>
          <w:b/>
          <w:bCs/>
        </w:rPr>
      </w:pPr>
      <w:r>
        <w:rPr>
          <w:b/>
          <w:bCs/>
        </w:rPr>
        <w:t>Colonna Sinistra</w:t>
      </w:r>
    </w:p>
    <w:p w14:paraId="75B63225" w14:textId="77777777" w:rsidR="007E6066" w:rsidRPr="00F07E35" w:rsidRDefault="007E6066" w:rsidP="007E6066">
      <w:pPr>
        <w:pStyle w:val="Paragrafoelenco"/>
        <w:ind w:left="1080"/>
        <w:rPr>
          <w:b/>
          <w:bCs/>
        </w:rPr>
      </w:pPr>
    </w:p>
    <w:p w14:paraId="6F6D8EDE" w14:textId="34EBB4B6" w:rsidR="00DF231D" w:rsidRPr="00F07E35" w:rsidRDefault="00DF231D" w:rsidP="00D30330">
      <w:pPr>
        <w:pStyle w:val="Paragrafoelenco"/>
        <w:numPr>
          <w:ilvl w:val="1"/>
          <w:numId w:val="35"/>
        </w:numPr>
        <w:rPr>
          <w:b/>
          <w:bCs/>
        </w:rPr>
      </w:pPr>
      <w:r w:rsidRPr="367E73AA">
        <w:rPr>
          <w:b/>
          <w:bCs/>
        </w:rPr>
        <w:t xml:space="preserve">Dati </w:t>
      </w:r>
      <w:r w:rsidR="007B05CD" w:rsidRPr="367E73AA">
        <w:rPr>
          <w:b/>
          <w:bCs/>
        </w:rPr>
        <w:t>Cliente</w:t>
      </w:r>
      <w:r w:rsidR="009C1EBB" w:rsidRPr="367E73AA">
        <w:rPr>
          <w:b/>
          <w:bCs/>
        </w:rPr>
        <w:t xml:space="preserve"> </w:t>
      </w:r>
    </w:p>
    <w:p w14:paraId="590ED8C0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Nome</w:t>
      </w:r>
    </w:p>
    <w:p w14:paraId="299E3291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Cognome</w:t>
      </w:r>
    </w:p>
    <w:p w14:paraId="35069EF9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Sesso</w:t>
      </w:r>
    </w:p>
    <w:p w14:paraId="5A0D7612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Codice Fiscale</w:t>
      </w:r>
    </w:p>
    <w:p w14:paraId="5177728B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Data di Nascita</w:t>
      </w:r>
    </w:p>
    <w:p w14:paraId="6E722ED0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lastRenderedPageBreak/>
        <w:t>Comune di Nascita</w:t>
      </w:r>
    </w:p>
    <w:p w14:paraId="2D7AC61E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Provincia di Nascita</w:t>
      </w:r>
    </w:p>
    <w:p w14:paraId="5A0F3DBF" w14:textId="12FF2420" w:rsidR="00DF231D" w:rsidRDefault="00DF231D" w:rsidP="00D30330">
      <w:pPr>
        <w:pStyle w:val="Paragrafoelenco"/>
        <w:numPr>
          <w:ilvl w:val="1"/>
          <w:numId w:val="38"/>
        </w:numPr>
      </w:pPr>
      <w:r w:rsidRPr="000C4B91">
        <w:t>Nazione di Nascita</w:t>
      </w:r>
    </w:p>
    <w:p w14:paraId="2C52A7F3" w14:textId="77777777" w:rsidR="000F4F1F" w:rsidRDefault="000F4F1F" w:rsidP="000F4F1F">
      <w:pPr>
        <w:pStyle w:val="Paragrafoelenco"/>
        <w:numPr>
          <w:ilvl w:val="1"/>
          <w:numId w:val="38"/>
        </w:numPr>
      </w:pPr>
      <w:r>
        <w:t>Cittadinanza</w:t>
      </w:r>
    </w:p>
    <w:p w14:paraId="15C0A1DB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Cellulare</w:t>
      </w:r>
    </w:p>
    <w:p w14:paraId="1A0DFD64" w14:textId="77777777" w:rsidR="00DF231D" w:rsidRPr="000C4B91" w:rsidRDefault="00DF231D" w:rsidP="00D30330">
      <w:pPr>
        <w:pStyle w:val="Paragrafoelenco"/>
        <w:numPr>
          <w:ilvl w:val="1"/>
          <w:numId w:val="38"/>
        </w:numPr>
      </w:pPr>
      <w:r w:rsidRPr="000C4B91">
        <w:t>Telefono</w:t>
      </w:r>
    </w:p>
    <w:p w14:paraId="7B1FAFD5" w14:textId="54FA035E" w:rsidR="001C6B49" w:rsidRDefault="001C6B49" w:rsidP="00D30330">
      <w:pPr>
        <w:pStyle w:val="Paragrafoelenco"/>
        <w:numPr>
          <w:ilvl w:val="1"/>
          <w:numId w:val="38"/>
        </w:numPr>
      </w:pPr>
      <w:r>
        <w:t>Indirizzo di Residenza</w:t>
      </w:r>
      <w:r w:rsidR="00725AEF">
        <w:t>*</w:t>
      </w:r>
    </w:p>
    <w:p w14:paraId="0E3167E0" w14:textId="77777777" w:rsidR="002E391A" w:rsidRDefault="002E391A" w:rsidP="002E391A">
      <w:pPr>
        <w:pStyle w:val="Paragrafoelenco"/>
        <w:ind w:left="2160"/>
      </w:pPr>
    </w:p>
    <w:p w14:paraId="27C0FCEE" w14:textId="184EFB34" w:rsidR="00725AEF" w:rsidRDefault="00725AEF" w:rsidP="00725AEF">
      <w:r>
        <w:t>*</w:t>
      </w:r>
      <w:r w:rsidRPr="00D37486">
        <w:t>L</w:t>
      </w:r>
      <w:r w:rsidR="00435F90">
        <w:t>a</w:t>
      </w:r>
      <w:r w:rsidRPr="00D37486">
        <w:t xml:space="preserve"> sezion</w:t>
      </w:r>
      <w:r w:rsidR="006F00F0">
        <w:t>e</w:t>
      </w:r>
      <w:r w:rsidRPr="00D37486">
        <w:t xml:space="preserve"> “Indirizzo di Residenza</w:t>
      </w:r>
      <w:r>
        <w:t>”</w:t>
      </w:r>
      <w:r w:rsidRPr="00D37486">
        <w:t xml:space="preserve"> in </w:t>
      </w:r>
      <w:r>
        <w:t xml:space="preserve">fase di </w:t>
      </w:r>
      <w:r w:rsidRPr="00D37486">
        <w:t>apertura</w:t>
      </w:r>
      <w:r w:rsidR="00206768">
        <w:t xml:space="preserve"> </w:t>
      </w:r>
      <w:r w:rsidR="006F00F0">
        <w:t>del tab</w:t>
      </w:r>
      <w:r w:rsidR="00206768">
        <w:t xml:space="preserve"> DATI LAVORAZIONE</w:t>
      </w:r>
      <w:r w:rsidRPr="00D37486">
        <w:t xml:space="preserve"> non sar</w:t>
      </w:r>
      <w:r w:rsidR="006F00F0">
        <w:t>à</w:t>
      </w:r>
      <w:r w:rsidRPr="00D37486">
        <w:t xml:space="preserve"> esplos</w:t>
      </w:r>
      <w:r w:rsidR="006F00F0">
        <w:t>a</w:t>
      </w:r>
      <w:r w:rsidR="00C63D03">
        <w:t>.</w:t>
      </w:r>
    </w:p>
    <w:p w14:paraId="01160A2A" w14:textId="77777777" w:rsidR="00206768" w:rsidRPr="00725AEF" w:rsidRDefault="00206768" w:rsidP="00725AEF">
      <w:pPr>
        <w:rPr>
          <w:b/>
          <w:bCs/>
        </w:rPr>
      </w:pPr>
    </w:p>
    <w:p w14:paraId="061C4C36" w14:textId="3C1725B8" w:rsidR="00DF231D" w:rsidRPr="00F07E35" w:rsidRDefault="00DF231D" w:rsidP="00D30330">
      <w:pPr>
        <w:pStyle w:val="Paragrafoelenco"/>
        <w:numPr>
          <w:ilvl w:val="0"/>
          <w:numId w:val="36"/>
        </w:numPr>
        <w:rPr>
          <w:b/>
          <w:bCs/>
        </w:rPr>
      </w:pPr>
      <w:r w:rsidRPr="00F07E35">
        <w:rPr>
          <w:b/>
          <w:bCs/>
        </w:rPr>
        <w:t xml:space="preserve">Dati </w:t>
      </w:r>
      <w:r w:rsidR="003E4067">
        <w:rPr>
          <w:b/>
          <w:bCs/>
        </w:rPr>
        <w:t>Carta Bloccata</w:t>
      </w:r>
    </w:p>
    <w:p w14:paraId="27E33E3C" w14:textId="06A5EA63" w:rsidR="00DF231D" w:rsidRDefault="00154820" w:rsidP="00D30330">
      <w:pPr>
        <w:pStyle w:val="Paragrafoelenco"/>
        <w:numPr>
          <w:ilvl w:val="2"/>
          <w:numId w:val="37"/>
        </w:numPr>
        <w:rPr>
          <w:szCs w:val="22"/>
        </w:rPr>
      </w:pPr>
      <w:r>
        <w:rPr>
          <w:szCs w:val="22"/>
        </w:rPr>
        <w:t>Numero Carta (PAN)</w:t>
      </w:r>
    </w:p>
    <w:p w14:paraId="5783B3D3" w14:textId="144164CA" w:rsidR="00154820" w:rsidRDefault="001D2DE8" w:rsidP="00D30330">
      <w:pPr>
        <w:pStyle w:val="Paragrafoelenco"/>
        <w:numPr>
          <w:ilvl w:val="2"/>
          <w:numId w:val="37"/>
        </w:numPr>
        <w:rPr>
          <w:szCs w:val="22"/>
        </w:rPr>
      </w:pPr>
      <w:r>
        <w:rPr>
          <w:szCs w:val="22"/>
        </w:rPr>
        <w:t>Tipo di Carta</w:t>
      </w:r>
    </w:p>
    <w:p w14:paraId="25D39970" w14:textId="79801FC4" w:rsidR="001D2DE8" w:rsidRDefault="001D2DE8" w:rsidP="00D30330">
      <w:pPr>
        <w:pStyle w:val="Paragrafoelenco"/>
        <w:numPr>
          <w:ilvl w:val="2"/>
          <w:numId w:val="37"/>
        </w:numPr>
        <w:rPr>
          <w:szCs w:val="22"/>
        </w:rPr>
      </w:pPr>
      <w:r>
        <w:rPr>
          <w:szCs w:val="22"/>
        </w:rPr>
        <w:t>Intestazione Carta</w:t>
      </w:r>
    </w:p>
    <w:p w14:paraId="014A43B5" w14:textId="77777777" w:rsidR="000346BE" w:rsidRDefault="000346BE" w:rsidP="000346BE">
      <w:pPr>
        <w:pStyle w:val="Paragrafoelenco"/>
        <w:ind w:left="2160"/>
        <w:rPr>
          <w:szCs w:val="22"/>
        </w:rPr>
      </w:pPr>
    </w:p>
    <w:p w14:paraId="5D9D0013" w14:textId="0DDCC1DE" w:rsidR="000346BE" w:rsidRPr="00B421C0" w:rsidRDefault="000346BE" w:rsidP="000346BE">
      <w:pPr>
        <w:pStyle w:val="Paragrafoelenco"/>
        <w:numPr>
          <w:ilvl w:val="0"/>
          <w:numId w:val="49"/>
        </w:numPr>
      </w:pPr>
      <w:r w:rsidRPr="00484F99">
        <w:rPr>
          <w:b/>
          <w:bCs/>
        </w:rPr>
        <w:t xml:space="preserve">Contenuti </w:t>
      </w:r>
      <w:r w:rsidR="00F745DA">
        <w:rPr>
          <w:b/>
          <w:bCs/>
        </w:rPr>
        <w:t>Verbale</w:t>
      </w:r>
      <w:r>
        <w:rPr>
          <w:b/>
          <w:bCs/>
        </w:rPr>
        <w:t xml:space="preserve"> di Denuncia </w:t>
      </w:r>
      <w:r w:rsidR="006D149B" w:rsidRPr="00586457">
        <w:t>(</w:t>
      </w:r>
      <w:r w:rsidR="00C969F2">
        <w:t xml:space="preserve">Presente </w:t>
      </w:r>
      <w:del w:id="142" w:author="Amalia Cacciatore" w:date="2023-11-24T18:07:00Z">
        <w:r w:rsidR="00C969F2" w:rsidDel="002F44D6">
          <w:delText>se il Cliente ha caricato</w:delText>
        </w:r>
      </w:del>
      <w:ins w:id="143" w:author="Amalia Cacciatore" w:date="2023-11-24T18:07:00Z">
        <w:r w:rsidR="002F44D6">
          <w:t>a valle della selezione dell’Opera</w:t>
        </w:r>
      </w:ins>
      <w:ins w:id="144" w:author="Amalia Cacciatore" w:date="2023-11-24T18:08:00Z">
        <w:r w:rsidR="002F44D6">
          <w:t>tore</w:t>
        </w:r>
      </w:ins>
      <w:ins w:id="145" w:author="Amalia Cacciatore" w:date="2023-11-24T18:10:00Z">
        <w:r w:rsidR="00687B8D">
          <w:t xml:space="preserve"> nel task</w:t>
        </w:r>
      </w:ins>
      <w:ins w:id="146" w:author="Amalia Cacciatore" w:date="2023-11-24T18:07:00Z">
        <w:r w:rsidR="002F44D6">
          <w:t xml:space="preserve"> </w:t>
        </w:r>
      </w:ins>
      <w:ins w:id="147" w:author="Amalia Cacciatore" w:date="2023-11-24T18:22:00Z">
        <w:r w:rsidR="0035064E">
          <w:t>del tipo documento</w:t>
        </w:r>
      </w:ins>
      <w:r w:rsidR="00C969F2">
        <w:t xml:space="preserve"> </w:t>
      </w:r>
      <w:ins w:id="148" w:author="Amalia Cacciatore" w:date="2023-11-24T18:08:00Z">
        <w:r w:rsidR="002F44D6">
          <w:t>“</w:t>
        </w:r>
      </w:ins>
      <w:del w:id="149" w:author="Amalia Cacciatore" w:date="2023-11-24T18:07:00Z">
        <w:r w:rsidR="00105889" w:rsidDel="002F44D6">
          <w:delText>l’immagine de</w:delText>
        </w:r>
        <w:r w:rsidR="00C969F2" w:rsidDel="002F44D6">
          <w:delText xml:space="preserve">l </w:delText>
        </w:r>
      </w:del>
      <w:r w:rsidR="00C969F2">
        <w:t>Verbale de</w:t>
      </w:r>
      <w:del w:id="150" w:author="Amalia Cacciatore" w:date="2023-11-24T18:08:00Z">
        <w:r w:rsidR="00C969F2" w:rsidDel="002F44D6">
          <w:delText>l</w:delText>
        </w:r>
      </w:del>
      <w:ins w:id="151" w:author="Amalia Cacciatore" w:date="2023-11-24T18:08:00Z">
        <w:r w:rsidR="002F44D6">
          <w:t>i</w:t>
        </w:r>
      </w:ins>
      <w:del w:id="152" w:author="Amalia Cacciatore" w:date="2023-11-24T18:08:00Z">
        <w:r w:rsidR="00C969F2" w:rsidDel="002F44D6">
          <w:delText>la</w:delText>
        </w:r>
      </w:del>
      <w:r w:rsidR="00C969F2">
        <w:t xml:space="preserve"> Denuncia</w:t>
      </w:r>
      <w:ins w:id="153" w:author="Amalia Cacciatore" w:date="2023-11-24T18:08:00Z">
        <w:r w:rsidR="002F44D6">
          <w:t>”</w:t>
        </w:r>
      </w:ins>
      <w:r w:rsidR="00C969F2">
        <w:t>)</w:t>
      </w:r>
    </w:p>
    <w:p w14:paraId="6B18BBCE" w14:textId="77777777" w:rsidR="000346BE" w:rsidRPr="00C230ED" w:rsidRDefault="000346BE" w:rsidP="000346BE">
      <w:pPr>
        <w:pStyle w:val="Paragrafoelenco"/>
        <w:numPr>
          <w:ilvl w:val="1"/>
          <w:numId w:val="52"/>
        </w:numPr>
        <w:rPr>
          <w:szCs w:val="22"/>
        </w:rPr>
      </w:pPr>
      <w:r w:rsidRPr="00C230ED">
        <w:rPr>
          <w:szCs w:val="22"/>
        </w:rPr>
        <w:t>Nome File</w:t>
      </w:r>
    </w:p>
    <w:p w14:paraId="4110F77C" w14:textId="4DD049B9" w:rsidR="00062568" w:rsidRDefault="000346BE" w:rsidP="001863F7">
      <w:pPr>
        <w:pStyle w:val="Paragrafoelenco"/>
        <w:numPr>
          <w:ilvl w:val="1"/>
          <w:numId w:val="52"/>
        </w:numPr>
        <w:rPr>
          <w:szCs w:val="22"/>
        </w:rPr>
      </w:pPr>
      <w:r w:rsidRPr="0042575F">
        <w:rPr>
          <w:szCs w:val="22"/>
        </w:rPr>
        <w:t>Estensione</w:t>
      </w:r>
    </w:p>
    <w:p w14:paraId="6CB30838" w14:textId="77777777" w:rsidR="00B1001C" w:rsidRDefault="00B1001C" w:rsidP="00B1001C">
      <w:pPr>
        <w:pStyle w:val="Paragrafoelenco"/>
        <w:ind w:left="2160"/>
        <w:rPr>
          <w:szCs w:val="22"/>
        </w:rPr>
      </w:pPr>
    </w:p>
    <w:p w14:paraId="6D511A3D" w14:textId="0352DE3B" w:rsidR="00B1001C" w:rsidRPr="008253D5" w:rsidRDefault="00B1001C" w:rsidP="00B1001C">
      <w:pPr>
        <w:pStyle w:val="Paragrafoelenco"/>
        <w:numPr>
          <w:ilvl w:val="0"/>
          <w:numId w:val="52"/>
        </w:numPr>
        <w:rPr>
          <w:b/>
          <w:bCs/>
        </w:rPr>
      </w:pPr>
      <w:r w:rsidRPr="008253D5">
        <w:rPr>
          <w:b/>
          <w:bCs/>
        </w:rPr>
        <w:t xml:space="preserve">Controlli </w:t>
      </w:r>
      <w:r>
        <w:rPr>
          <w:b/>
          <w:bCs/>
        </w:rPr>
        <w:t>Verbale di Denuncia</w:t>
      </w:r>
      <w:r w:rsidR="00C969F2">
        <w:rPr>
          <w:b/>
          <w:bCs/>
        </w:rPr>
        <w:t xml:space="preserve"> </w:t>
      </w:r>
      <w:r w:rsidR="00C969F2" w:rsidRPr="00586457">
        <w:t>(</w:t>
      </w:r>
      <w:ins w:id="154" w:author="Amalia Cacciatore" w:date="2023-11-24T18:08:00Z">
        <w:r w:rsidR="00167280">
          <w:t>Presente a valle della selezione dell’Operatore</w:t>
        </w:r>
      </w:ins>
      <w:ins w:id="155" w:author="Amalia Cacciatore" w:date="2023-11-24T18:09:00Z">
        <w:r w:rsidR="00EA4AE6">
          <w:t xml:space="preserve"> nel task</w:t>
        </w:r>
      </w:ins>
      <w:ins w:id="156" w:author="Amalia Cacciatore" w:date="2023-11-24T18:08:00Z">
        <w:r w:rsidR="00167280">
          <w:t xml:space="preserve"> </w:t>
        </w:r>
      </w:ins>
      <w:ins w:id="157" w:author="Amalia Cacciatore" w:date="2023-11-24T18:22:00Z">
        <w:r w:rsidR="0035064E">
          <w:t xml:space="preserve">del tipo documento </w:t>
        </w:r>
      </w:ins>
      <w:ins w:id="158" w:author="Amalia Cacciatore" w:date="2023-11-24T18:08:00Z">
        <w:r w:rsidR="00167280">
          <w:t>“Verbale dei Denuncia”</w:t>
        </w:r>
      </w:ins>
      <w:del w:id="159" w:author="Amalia Cacciatore" w:date="2023-11-24T18:08:00Z">
        <w:r w:rsidR="00C969F2" w:rsidDel="00167280">
          <w:delText xml:space="preserve">Presente se il Cliente ha caricato </w:delText>
        </w:r>
        <w:r w:rsidR="00105889" w:rsidDel="00167280">
          <w:delText>l’immagine de</w:delText>
        </w:r>
        <w:r w:rsidR="00C969F2" w:rsidDel="00167280">
          <w:delText>l Verbale della Denuncia</w:delText>
        </w:r>
      </w:del>
      <w:r w:rsidR="00C969F2">
        <w:t>)</w:t>
      </w:r>
    </w:p>
    <w:p w14:paraId="5B689457" w14:textId="040F6DD1" w:rsidR="00B1001C" w:rsidRPr="008253D5" w:rsidRDefault="00B1001C" w:rsidP="00B1001C">
      <w:pPr>
        <w:pStyle w:val="Paragrafoelenco"/>
        <w:ind w:left="1069"/>
      </w:pPr>
      <w:r w:rsidRPr="008253D5">
        <w:t>La sezione presenta una checklist per le verifiche</w:t>
      </w:r>
      <w:r w:rsidR="00B03213">
        <w:t>,</w:t>
      </w:r>
      <w:r w:rsidRPr="008253D5">
        <w:t xml:space="preserve"> </w:t>
      </w:r>
      <w:r w:rsidR="00B03213">
        <w:t xml:space="preserve">effettuate o da effettuare, </w:t>
      </w:r>
      <w:r w:rsidRPr="008253D5">
        <w:t xml:space="preserve">del Back-Office sul </w:t>
      </w:r>
      <w:r w:rsidR="00606B21">
        <w:t>Verbale di Denuncia</w:t>
      </w:r>
      <w:r>
        <w:t>.</w:t>
      </w:r>
    </w:p>
    <w:p w14:paraId="560FA2F3" w14:textId="77777777" w:rsidR="00B1001C" w:rsidRDefault="00B1001C" w:rsidP="00B1001C">
      <w:pPr>
        <w:pStyle w:val="Paragrafoelenco"/>
        <w:ind w:left="1080"/>
      </w:pPr>
      <w:r w:rsidRPr="008253D5">
        <w:t>Per la checklist delle verifiche del BO fare riferimento al References [4].</w:t>
      </w:r>
    </w:p>
    <w:p w14:paraId="1180332B" w14:textId="77777777" w:rsidR="0026205B" w:rsidRDefault="0026205B" w:rsidP="00B1001C">
      <w:pPr>
        <w:pStyle w:val="Paragrafoelenco"/>
        <w:ind w:left="1080"/>
      </w:pPr>
    </w:p>
    <w:p w14:paraId="0BC53260" w14:textId="52325CD3" w:rsidR="0026205B" w:rsidRPr="00B421C0" w:rsidRDefault="0026205B" w:rsidP="0026205B">
      <w:pPr>
        <w:pStyle w:val="Paragrafoelenco"/>
        <w:numPr>
          <w:ilvl w:val="0"/>
          <w:numId w:val="49"/>
        </w:numPr>
      </w:pPr>
      <w:r w:rsidRPr="00484F99">
        <w:rPr>
          <w:b/>
          <w:bCs/>
        </w:rPr>
        <w:t xml:space="preserve">Contenuti </w:t>
      </w:r>
      <w:r w:rsidR="008B5AC8">
        <w:rPr>
          <w:b/>
          <w:bCs/>
        </w:rPr>
        <w:t>Carta</w:t>
      </w:r>
      <w:r>
        <w:rPr>
          <w:b/>
          <w:bCs/>
        </w:rPr>
        <w:t xml:space="preserve"> </w:t>
      </w:r>
      <w:r w:rsidRPr="00586457">
        <w:t>(</w:t>
      </w:r>
      <w:ins w:id="160" w:author="Amalia Cacciatore" w:date="2023-11-24T18:08:00Z">
        <w:r w:rsidR="00167280">
          <w:t xml:space="preserve">Presente a valle della selezione dell’Operatore </w:t>
        </w:r>
      </w:ins>
      <w:ins w:id="161" w:author="Amalia Cacciatore" w:date="2023-11-24T18:09:00Z">
        <w:r w:rsidR="00687B8D">
          <w:t xml:space="preserve">nel task </w:t>
        </w:r>
      </w:ins>
      <w:ins w:id="162" w:author="Amalia Cacciatore" w:date="2023-11-24T18:22:00Z">
        <w:r w:rsidR="0035064E">
          <w:t xml:space="preserve">del tipo documento </w:t>
        </w:r>
      </w:ins>
      <w:ins w:id="163" w:author="Amalia Cacciatore" w:date="2023-11-24T18:08:00Z">
        <w:r w:rsidR="00167280">
          <w:t>“Carta”</w:t>
        </w:r>
      </w:ins>
      <w:del w:id="164" w:author="Amalia Cacciatore" w:date="2023-11-24T18:08:00Z">
        <w:r w:rsidDel="00167280">
          <w:delText xml:space="preserve">Presente se il Cliente ha caricato </w:delText>
        </w:r>
        <w:r w:rsidR="00606B21" w:rsidDel="00167280">
          <w:delText>l’immagine de</w:delText>
        </w:r>
        <w:r w:rsidR="005A002E" w:rsidDel="00167280">
          <w:delText>lla Carta</w:delText>
        </w:r>
      </w:del>
      <w:r>
        <w:t>)</w:t>
      </w:r>
    </w:p>
    <w:p w14:paraId="272A3D35" w14:textId="77777777" w:rsidR="0026205B" w:rsidRPr="00C230ED" w:rsidRDefault="0026205B" w:rsidP="0026205B">
      <w:pPr>
        <w:pStyle w:val="Paragrafoelenco"/>
        <w:numPr>
          <w:ilvl w:val="1"/>
          <w:numId w:val="52"/>
        </w:numPr>
        <w:rPr>
          <w:szCs w:val="22"/>
        </w:rPr>
      </w:pPr>
      <w:r w:rsidRPr="00C230ED">
        <w:rPr>
          <w:szCs w:val="22"/>
        </w:rPr>
        <w:t>Nome File</w:t>
      </w:r>
    </w:p>
    <w:p w14:paraId="1A7AD3CD" w14:textId="77777777" w:rsidR="0026205B" w:rsidRDefault="0026205B" w:rsidP="0026205B">
      <w:pPr>
        <w:pStyle w:val="Paragrafoelenco"/>
        <w:numPr>
          <w:ilvl w:val="1"/>
          <w:numId w:val="52"/>
        </w:numPr>
        <w:rPr>
          <w:szCs w:val="22"/>
        </w:rPr>
      </w:pPr>
      <w:r w:rsidRPr="0042575F">
        <w:rPr>
          <w:szCs w:val="22"/>
        </w:rPr>
        <w:t>Estensione</w:t>
      </w:r>
    </w:p>
    <w:p w14:paraId="751C2621" w14:textId="77777777" w:rsidR="0026205B" w:rsidRDefault="0026205B" w:rsidP="0026205B">
      <w:pPr>
        <w:pStyle w:val="Paragrafoelenco"/>
        <w:ind w:left="2160"/>
        <w:rPr>
          <w:szCs w:val="22"/>
        </w:rPr>
      </w:pPr>
    </w:p>
    <w:p w14:paraId="53EFA4D7" w14:textId="64278CF4" w:rsidR="0026205B" w:rsidRPr="008253D5" w:rsidRDefault="0026205B" w:rsidP="0026205B">
      <w:pPr>
        <w:pStyle w:val="Paragrafoelenco"/>
        <w:numPr>
          <w:ilvl w:val="0"/>
          <w:numId w:val="52"/>
        </w:numPr>
        <w:rPr>
          <w:b/>
          <w:bCs/>
        </w:rPr>
      </w:pPr>
      <w:r w:rsidRPr="008253D5">
        <w:rPr>
          <w:b/>
          <w:bCs/>
        </w:rPr>
        <w:t xml:space="preserve">Controlli </w:t>
      </w:r>
      <w:r w:rsidR="008B5AC8">
        <w:rPr>
          <w:b/>
          <w:bCs/>
        </w:rPr>
        <w:t>Carta</w:t>
      </w:r>
      <w:r>
        <w:rPr>
          <w:b/>
          <w:bCs/>
        </w:rPr>
        <w:t xml:space="preserve"> </w:t>
      </w:r>
      <w:r w:rsidRPr="00586457">
        <w:t>(</w:t>
      </w:r>
      <w:ins w:id="165" w:author="Amalia Cacciatore" w:date="2023-11-24T18:09:00Z">
        <w:r w:rsidR="00167280">
          <w:t xml:space="preserve">Presente a valle della selezione dell’Operatore </w:t>
        </w:r>
      </w:ins>
      <w:ins w:id="166" w:author="Amalia Cacciatore" w:date="2023-11-24T18:10:00Z">
        <w:r w:rsidR="00687B8D">
          <w:t xml:space="preserve">nel task </w:t>
        </w:r>
      </w:ins>
      <w:ins w:id="167" w:author="Amalia Cacciatore" w:date="2023-11-24T18:22:00Z">
        <w:r w:rsidR="0035064E">
          <w:t xml:space="preserve">del tipo documento </w:t>
        </w:r>
      </w:ins>
      <w:ins w:id="168" w:author="Amalia Cacciatore" w:date="2023-11-24T18:09:00Z">
        <w:r w:rsidR="00167280">
          <w:t>“Carta”</w:t>
        </w:r>
      </w:ins>
      <w:del w:id="169" w:author="Amalia Cacciatore" w:date="2023-11-24T18:09:00Z">
        <w:r w:rsidDel="00167280">
          <w:delText>Presente se il Cliente ha caricato</w:delText>
        </w:r>
        <w:r w:rsidR="00606B21" w:rsidDel="00167280">
          <w:delText xml:space="preserve"> l’immagine della Carta</w:delText>
        </w:r>
      </w:del>
      <w:r>
        <w:t>)</w:t>
      </w:r>
    </w:p>
    <w:p w14:paraId="2B93B8D4" w14:textId="30F151AC" w:rsidR="0026205B" w:rsidRPr="008253D5" w:rsidRDefault="0026205B" w:rsidP="0026205B">
      <w:pPr>
        <w:pStyle w:val="Paragrafoelenco"/>
        <w:ind w:left="1069"/>
      </w:pPr>
      <w:r w:rsidRPr="008253D5">
        <w:t>La sezione presenta una checklist per le verifiche</w:t>
      </w:r>
      <w:r>
        <w:t>,</w:t>
      </w:r>
      <w:r w:rsidRPr="008253D5">
        <w:t xml:space="preserve"> </w:t>
      </w:r>
      <w:r>
        <w:t xml:space="preserve">effettuate o da effettuare, </w:t>
      </w:r>
      <w:r w:rsidRPr="008253D5">
        <w:t>del Back-Office su</w:t>
      </w:r>
      <w:r w:rsidR="00606B21">
        <w:t>lla Carta</w:t>
      </w:r>
      <w:r>
        <w:t>.</w:t>
      </w:r>
    </w:p>
    <w:p w14:paraId="5D2665FF" w14:textId="77777777" w:rsidR="0026205B" w:rsidRDefault="0026205B" w:rsidP="0026205B">
      <w:pPr>
        <w:pStyle w:val="Paragrafoelenco"/>
        <w:ind w:left="1080"/>
      </w:pPr>
      <w:r w:rsidRPr="008253D5">
        <w:t>Per la checklist delle verifiche del BO fare riferimento al References [4].</w:t>
      </w:r>
    </w:p>
    <w:p w14:paraId="171AE407" w14:textId="2E470E2D" w:rsidR="00C969F2" w:rsidDel="00EA4AE6" w:rsidRDefault="00C969F2" w:rsidP="00B1001C">
      <w:pPr>
        <w:pStyle w:val="Paragrafoelenco"/>
        <w:ind w:left="1080"/>
        <w:rPr>
          <w:del w:id="170" w:author="Amalia Cacciatore" w:date="2023-11-24T18:09:00Z"/>
        </w:rPr>
      </w:pPr>
    </w:p>
    <w:p w14:paraId="33D660E2" w14:textId="77777777" w:rsidR="00000360" w:rsidRDefault="00000360" w:rsidP="00000360"/>
    <w:p w14:paraId="021698B3" w14:textId="1BCCFC66" w:rsidR="00106CEF" w:rsidRDefault="009F302A" w:rsidP="00D30330">
      <w:pPr>
        <w:pStyle w:val="Paragrafoelenco"/>
        <w:numPr>
          <w:ilvl w:val="0"/>
          <w:numId w:val="53"/>
        </w:numPr>
        <w:rPr>
          <w:b/>
          <w:bCs/>
        </w:rPr>
      </w:pPr>
      <w:r w:rsidRPr="008267C7">
        <w:rPr>
          <w:b/>
          <w:bCs/>
        </w:rPr>
        <w:t>Colonna Destra:</w:t>
      </w:r>
    </w:p>
    <w:p w14:paraId="263440B6" w14:textId="6F4F6574" w:rsidR="002E5B97" w:rsidRDefault="002E5B97" w:rsidP="00D30330">
      <w:pPr>
        <w:pStyle w:val="Paragrafoelenco"/>
        <w:numPr>
          <w:ilvl w:val="0"/>
          <w:numId w:val="55"/>
        </w:numPr>
      </w:pPr>
      <w:r w:rsidRPr="004D6CA8">
        <w:t xml:space="preserve">Sezione di Visualizzazione Allegato </w:t>
      </w:r>
      <w:r w:rsidR="0042575F">
        <w:t>Verbale di Denuncia</w:t>
      </w:r>
      <w:r w:rsidR="00105889">
        <w:t xml:space="preserve"> o Allegato Carta.</w:t>
      </w:r>
    </w:p>
    <w:p w14:paraId="03A23AA7" w14:textId="77777777" w:rsidR="00C24FC5" w:rsidRPr="008267C7" w:rsidRDefault="00C24FC5" w:rsidP="00C24FC5">
      <w:pPr>
        <w:pStyle w:val="Paragrafoelenco"/>
        <w:ind w:left="1429"/>
      </w:pPr>
    </w:p>
    <w:p w14:paraId="70D48C89" w14:textId="08AF2FD8" w:rsidR="00DF231D" w:rsidRPr="00C42922" w:rsidRDefault="001D0469" w:rsidP="00D30330">
      <w:pPr>
        <w:pStyle w:val="Paragrafoelenco"/>
        <w:numPr>
          <w:ilvl w:val="0"/>
          <w:numId w:val="16"/>
        </w:numPr>
        <w:rPr>
          <w:b/>
          <w:bCs/>
        </w:rPr>
      </w:pPr>
      <w:r w:rsidRPr="00C42922">
        <w:rPr>
          <w:b/>
          <w:bCs/>
        </w:rPr>
        <w:t>ESITO</w:t>
      </w:r>
    </w:p>
    <w:p w14:paraId="1D099C8C" w14:textId="136B1DA0" w:rsidR="00F23EDE" w:rsidRDefault="00DF231D" w:rsidP="00AE5C4F">
      <w:pPr>
        <w:ind w:left="360"/>
      </w:pPr>
      <w:r w:rsidRPr="00C42922">
        <w:t xml:space="preserve">La sezione contiene </w:t>
      </w:r>
      <w:r w:rsidR="001D0469" w:rsidRPr="00C42922">
        <w:t>l’</w:t>
      </w:r>
      <w:r w:rsidRPr="00C42922">
        <w:t xml:space="preserve">esito positivo </w:t>
      </w:r>
      <w:r w:rsidR="008B24EA" w:rsidRPr="00C42922">
        <w:t xml:space="preserve">o negativo </w:t>
      </w:r>
      <w:r w:rsidR="00F670BD" w:rsidRPr="00C42922">
        <w:t>dei</w:t>
      </w:r>
      <w:r w:rsidRPr="00C42922">
        <w:t xml:space="preserve"> controlli effettuati</w:t>
      </w:r>
      <w:r w:rsidR="00DA4DCC" w:rsidRPr="00C42922">
        <w:t xml:space="preserve"> </w:t>
      </w:r>
      <w:r w:rsidR="00F75B82" w:rsidRPr="00C42922">
        <w:t>dal BO</w:t>
      </w:r>
      <w:r w:rsidR="0024593B">
        <w:t xml:space="preserve">, la data di esitazione e la </w:t>
      </w:r>
      <w:r w:rsidR="0024593B" w:rsidRPr="00BB0C62">
        <w:t>sezione “Note”</w:t>
      </w:r>
      <w:r w:rsidR="0024593B">
        <w:t xml:space="preserve"> (valorizzata o meno poiché non </w:t>
      </w:r>
      <w:r w:rsidR="0024593B" w:rsidRPr="006B32DA">
        <w:t>obbligatoria</w:t>
      </w:r>
      <w:r w:rsidR="0024593B">
        <w:t>)</w:t>
      </w:r>
      <w:r w:rsidR="0024593B" w:rsidRPr="006B32DA">
        <w:t xml:space="preserve"> visualizzata</w:t>
      </w:r>
      <w:r w:rsidR="0024593B" w:rsidRPr="00BB0C62">
        <w:t xml:space="preserve"> solo in caso di </w:t>
      </w:r>
      <w:r w:rsidR="00182562">
        <w:t>respingimento</w:t>
      </w:r>
      <w:r w:rsidR="0054519A">
        <w:t xml:space="preserve"> </w:t>
      </w:r>
      <w:r w:rsidR="0024593B" w:rsidRPr="00BB0C62">
        <w:t>pratica</w:t>
      </w:r>
      <w:r w:rsidR="0024593B">
        <w:t>.</w:t>
      </w:r>
    </w:p>
    <w:p w14:paraId="34720CF4" w14:textId="77777777" w:rsidR="00726D5D" w:rsidRPr="00BB0C62" w:rsidRDefault="00726D5D" w:rsidP="00726D5D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171" w:name="_Toc103076212"/>
      <w:bookmarkStart w:id="172" w:name="_Toc151975896"/>
      <w:r w:rsidRPr="00BB0C62">
        <w:rPr>
          <w:rFonts w:ascii="Times New Roman" w:hAnsi="Times New Roman"/>
        </w:rPr>
        <w:t xml:space="preserve">Scenario: </w:t>
      </w:r>
      <w:r>
        <w:rPr>
          <w:rFonts w:ascii="Times New Roman" w:hAnsi="Times New Roman"/>
        </w:rPr>
        <w:t xml:space="preserve">Funzionalità di </w:t>
      </w:r>
      <w:r w:rsidRPr="00BB0C62">
        <w:rPr>
          <w:rFonts w:ascii="Times New Roman" w:hAnsi="Times New Roman"/>
        </w:rPr>
        <w:t xml:space="preserve">Visualizzazione </w:t>
      </w:r>
      <w:r>
        <w:rPr>
          <w:rFonts w:ascii="Times New Roman" w:hAnsi="Times New Roman"/>
        </w:rPr>
        <w:t>per la Navigazione</w:t>
      </w:r>
      <w:bookmarkEnd w:id="171"/>
      <w:bookmarkEnd w:id="172"/>
    </w:p>
    <w:p w14:paraId="1667C73B" w14:textId="41BC3D14" w:rsidR="00726D5D" w:rsidRDefault="00726D5D" w:rsidP="00726D5D">
      <w:r w:rsidRPr="00BB0C62">
        <w:t>Verificare che lo Specialista</w:t>
      </w:r>
      <w:r>
        <w:t>, nel tab “Dati Lavorazione”,</w:t>
      </w:r>
      <w:r w:rsidRPr="00BB0C62">
        <w:t xml:space="preserve"> possa </w:t>
      </w:r>
      <w:r>
        <w:t xml:space="preserve">nascondere o visualizzare le diverse sezioni attraverso le </w:t>
      </w:r>
      <w:r w:rsidR="000E5C1F">
        <w:t xml:space="preserve">seguenti </w:t>
      </w:r>
      <w:r>
        <w:t>funzionalità:</w:t>
      </w:r>
    </w:p>
    <w:p w14:paraId="2652ED10" w14:textId="77777777" w:rsidR="00726D5D" w:rsidRDefault="00726D5D" w:rsidP="00726D5D"/>
    <w:p w14:paraId="565D555B" w14:textId="77777777" w:rsidR="00726D5D" w:rsidRDefault="00726D5D" w:rsidP="00D30330">
      <w:pPr>
        <w:pStyle w:val="Paragrafoelenco"/>
        <w:numPr>
          <w:ilvl w:val="0"/>
          <w:numId w:val="54"/>
        </w:numPr>
      </w:pPr>
      <w:r>
        <w:t>Nascondi Sezione (Dati)</w:t>
      </w:r>
    </w:p>
    <w:p w14:paraId="55A05607" w14:textId="77777777" w:rsidR="00726D5D" w:rsidRDefault="00726D5D" w:rsidP="00D30330">
      <w:pPr>
        <w:pStyle w:val="Paragrafoelenco"/>
        <w:numPr>
          <w:ilvl w:val="0"/>
          <w:numId w:val="54"/>
        </w:numPr>
      </w:pPr>
      <w:r>
        <w:t>Visualizza Sezione (Dati)</w:t>
      </w:r>
    </w:p>
    <w:p w14:paraId="03113FCF" w14:textId="77777777" w:rsidR="00726D5D" w:rsidRDefault="00726D5D" w:rsidP="00D30330">
      <w:pPr>
        <w:pStyle w:val="Paragrafoelenco"/>
        <w:numPr>
          <w:ilvl w:val="0"/>
          <w:numId w:val="54"/>
        </w:numPr>
      </w:pPr>
      <w:r>
        <w:lastRenderedPageBreak/>
        <w:t>Nascondi Allegati</w:t>
      </w:r>
    </w:p>
    <w:p w14:paraId="44910194" w14:textId="608BBE6D" w:rsidR="000E5C1F" w:rsidRDefault="00726D5D" w:rsidP="005C56A3">
      <w:pPr>
        <w:pStyle w:val="Paragrafoelenco"/>
        <w:numPr>
          <w:ilvl w:val="0"/>
          <w:numId w:val="54"/>
        </w:numPr>
      </w:pPr>
      <w:r>
        <w:t>Visualizza Allegati</w:t>
      </w:r>
    </w:p>
    <w:p w14:paraId="6C154492" w14:textId="77777777" w:rsidR="002E391A" w:rsidRDefault="002E391A" w:rsidP="002E391A">
      <w:pPr>
        <w:pStyle w:val="Paragrafoelenco"/>
      </w:pPr>
    </w:p>
    <w:p w14:paraId="00B58A7B" w14:textId="77777777" w:rsidR="008B5D9F" w:rsidRPr="0023111A" w:rsidRDefault="712D8EFB" w:rsidP="00416234">
      <w:pPr>
        <w:pStyle w:val="Titolo2"/>
        <w:rPr>
          <w:rFonts w:ascii="Times New Roman" w:hAnsi="Times New Roman"/>
        </w:rPr>
      </w:pPr>
      <w:bookmarkStart w:id="173" w:name="_Toc65771493"/>
      <w:bookmarkStart w:id="174" w:name="_Toc151975897"/>
      <w:r w:rsidRPr="0023111A">
        <w:rPr>
          <w:rFonts w:ascii="Times New Roman" w:hAnsi="Times New Roman"/>
        </w:rPr>
        <w:t>User Story “Visualizzazione Lista Pratiche”</w:t>
      </w:r>
      <w:bookmarkEnd w:id="173"/>
      <w:bookmarkEnd w:id="174"/>
      <w:r w:rsidRPr="0023111A">
        <w:rPr>
          <w:rFonts w:ascii="Times New Roman" w:hAnsi="Times New Roman"/>
        </w:rPr>
        <w:t xml:space="preserve">  </w:t>
      </w:r>
    </w:p>
    <w:p w14:paraId="4F8E44C2" w14:textId="38058B96" w:rsidR="008B5D9F" w:rsidRDefault="008B5D9F" w:rsidP="008B5D9F">
      <w:r w:rsidRPr="00F07E35">
        <w:t xml:space="preserve">Come </w:t>
      </w:r>
      <w:r w:rsidR="00E92C55">
        <w:t>Operatore</w:t>
      </w:r>
      <w:r w:rsidRPr="00F07E35">
        <w:t xml:space="preserve"> BO devo poter visualizzare tutte le pratiche censite a </w:t>
      </w:r>
      <w:r w:rsidR="009221EB">
        <w:t>s</w:t>
      </w:r>
      <w:r w:rsidRPr="00F07E35">
        <w:t>istema.</w:t>
      </w:r>
      <w:r w:rsidR="00964E64">
        <w:t xml:space="preserve"> </w:t>
      </w:r>
    </w:p>
    <w:p w14:paraId="1FF0A989" w14:textId="77777777" w:rsidR="008B5D9F" w:rsidRPr="005360C3" w:rsidRDefault="712D8EFB" w:rsidP="00167FC7">
      <w:pPr>
        <w:pStyle w:val="Titolo3"/>
        <w:rPr>
          <w:rFonts w:ascii="Times New Roman" w:hAnsi="Times New Roman"/>
        </w:rPr>
      </w:pPr>
      <w:bookmarkStart w:id="175" w:name="_Toc151975898"/>
      <w:r w:rsidRPr="005360C3">
        <w:rPr>
          <w:rFonts w:ascii="Times New Roman" w:hAnsi="Times New Roman"/>
        </w:rPr>
        <w:t>Acceptance criteria</w:t>
      </w:r>
      <w:bookmarkEnd w:id="175"/>
    </w:p>
    <w:p w14:paraId="6EA4B0A7" w14:textId="77777777" w:rsidR="008B5D9F" w:rsidRPr="005360C3" w:rsidRDefault="712D8EFB" w:rsidP="00167FC7">
      <w:pPr>
        <w:pStyle w:val="Titolo4"/>
        <w:rPr>
          <w:rFonts w:ascii="Times New Roman" w:hAnsi="Times New Roman"/>
        </w:rPr>
      </w:pPr>
      <w:bookmarkStart w:id="176" w:name="_Ref134171165"/>
      <w:bookmarkStart w:id="177" w:name="_Toc151975899"/>
      <w:r w:rsidRPr="005360C3">
        <w:rPr>
          <w:rFonts w:ascii="Times New Roman" w:hAnsi="Times New Roman"/>
        </w:rPr>
        <w:t>Scenario: Visualizzazione Lista Pratiche</w:t>
      </w:r>
      <w:bookmarkEnd w:id="176"/>
      <w:bookmarkEnd w:id="177"/>
    </w:p>
    <w:p w14:paraId="3F19E63D" w14:textId="5FAEABC1" w:rsidR="008B5D9F" w:rsidRPr="00F07E35" w:rsidRDefault="008B5D9F" w:rsidP="008B5D9F">
      <w:r w:rsidRPr="00F07E35">
        <w:t>Verificare che l’utente visualizzi i seguenti campi in colonna:</w:t>
      </w:r>
    </w:p>
    <w:p w14:paraId="4AFFF25D" w14:textId="77777777" w:rsidR="004C4CED" w:rsidRPr="00F07E35" w:rsidRDefault="004C4CED" w:rsidP="008B5D9F"/>
    <w:p w14:paraId="5FA27778" w14:textId="3F94896B" w:rsidR="008B5D9F" w:rsidRDefault="008B5D9F" w:rsidP="00CD5F3B">
      <w:pPr>
        <w:pStyle w:val="Paragrafoelenco"/>
        <w:numPr>
          <w:ilvl w:val="0"/>
          <w:numId w:val="7"/>
        </w:numPr>
      </w:pPr>
      <w:r w:rsidRPr="00F07E35">
        <w:t>Pratica N°: identificativo pratica Appian</w:t>
      </w:r>
    </w:p>
    <w:p w14:paraId="76CE111B" w14:textId="52287B23" w:rsidR="008B5D9F" w:rsidRPr="00F07E35" w:rsidRDefault="008B5D9F" w:rsidP="00CD5F3B">
      <w:pPr>
        <w:pStyle w:val="Paragrafoelenco"/>
        <w:numPr>
          <w:ilvl w:val="0"/>
          <w:numId w:val="7"/>
        </w:numPr>
      </w:pPr>
      <w:r w:rsidRPr="00F07E35">
        <w:t xml:space="preserve">Codice </w:t>
      </w:r>
      <w:r w:rsidR="004C4CED" w:rsidRPr="00F07E35">
        <w:t>Fiscale</w:t>
      </w:r>
      <w:r w:rsidR="009A028A">
        <w:t xml:space="preserve"> </w:t>
      </w:r>
    </w:p>
    <w:p w14:paraId="5A7322D5" w14:textId="7608BC29" w:rsidR="008B5D9F" w:rsidRPr="004C7BD0" w:rsidRDefault="004C4CED" w:rsidP="00CD5F3B">
      <w:pPr>
        <w:pStyle w:val="Paragrafoelenco"/>
        <w:numPr>
          <w:ilvl w:val="0"/>
          <w:numId w:val="7"/>
        </w:numPr>
      </w:pPr>
      <w:r w:rsidRPr="004C7BD0">
        <w:t>Codice Cliente</w:t>
      </w:r>
    </w:p>
    <w:p w14:paraId="3FE19300" w14:textId="77777777" w:rsidR="008B5D9F" w:rsidRPr="00F07E35" w:rsidRDefault="008B5D9F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F07E35">
        <w:t xml:space="preserve">Data Apertura: data in cui la pratica è stata aperta su Scrivania </w:t>
      </w:r>
    </w:p>
    <w:p w14:paraId="4BD14E53" w14:textId="2503D08C" w:rsidR="008B5D9F" w:rsidRPr="00F07E35" w:rsidRDefault="008B5D9F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F07E35">
        <w:t>Data Ultima Modifica</w:t>
      </w:r>
    </w:p>
    <w:p w14:paraId="1E645724" w14:textId="6F3C81D1" w:rsidR="00EA5C9C" w:rsidRPr="001F1D91" w:rsidRDefault="00EA5C9C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F07E35">
        <w:t>Data Chiusura</w:t>
      </w:r>
    </w:p>
    <w:p w14:paraId="4AC60865" w14:textId="17B696B9" w:rsidR="00866EFF" w:rsidRPr="00754083" w:rsidDel="00687B8D" w:rsidRDefault="00866EFF" w:rsidP="00866EFF">
      <w:pPr>
        <w:pStyle w:val="Paragrafoelenco"/>
        <w:numPr>
          <w:ilvl w:val="0"/>
          <w:numId w:val="7"/>
        </w:numPr>
        <w:rPr>
          <w:del w:id="178" w:author="Amalia Cacciatore" w:date="2023-11-24T18:10:00Z"/>
          <w:rFonts w:eastAsia="Arial"/>
          <w:strike/>
          <w:szCs w:val="22"/>
        </w:rPr>
      </w:pPr>
      <w:del w:id="179" w:author="Amalia Cacciatore" w:date="2023-11-24T18:10:00Z">
        <w:r w:rsidRPr="00754083" w:rsidDel="00687B8D">
          <w:rPr>
            <w:strike/>
          </w:rPr>
          <w:delText>Data Scadenza</w:delText>
        </w:r>
      </w:del>
    </w:p>
    <w:p w14:paraId="7F4D125A" w14:textId="237A1438" w:rsidR="00866EFF" w:rsidRPr="001F1D91" w:rsidRDefault="00866EFF" w:rsidP="001F1D91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>
        <w:t>Data Inserimento Richiesta</w:t>
      </w:r>
    </w:p>
    <w:p w14:paraId="62AB8CA7" w14:textId="748DB459" w:rsidR="00EA5C9C" w:rsidRPr="00F07E35" w:rsidRDefault="00EA5C9C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F07E35">
        <w:t>Esito SD</w:t>
      </w:r>
    </w:p>
    <w:p w14:paraId="7B4CB68F" w14:textId="6908D9B3" w:rsidR="00A11C43" w:rsidRPr="00F07E35" w:rsidRDefault="00E92C55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>
        <w:t>Operatore</w:t>
      </w:r>
    </w:p>
    <w:p w14:paraId="4B457394" w14:textId="53D6B127" w:rsidR="00EA5C9C" w:rsidRPr="002E7E46" w:rsidRDefault="00EA5C9C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F07E35">
        <w:t xml:space="preserve">Stato pratica come da state model </w:t>
      </w:r>
    </w:p>
    <w:p w14:paraId="14225F4E" w14:textId="16EF50FD" w:rsidR="002E7E46" w:rsidRPr="009775A1" w:rsidRDefault="002E7E46" w:rsidP="00CD5F3B">
      <w:pPr>
        <w:pStyle w:val="Paragrafoelenco"/>
        <w:numPr>
          <w:ilvl w:val="0"/>
          <w:numId w:val="7"/>
        </w:numPr>
        <w:rPr>
          <w:rFonts w:eastAsia="Arial"/>
          <w:szCs w:val="22"/>
        </w:rPr>
      </w:pPr>
      <w:r w:rsidRPr="009775A1">
        <w:t>Segnalazioni</w:t>
      </w:r>
    </w:p>
    <w:p w14:paraId="4ABBEB35" w14:textId="77777777" w:rsidR="008B5D9F" w:rsidRPr="000810AD" w:rsidRDefault="712D8EFB" w:rsidP="00167FC7">
      <w:pPr>
        <w:pStyle w:val="Titolo4"/>
        <w:rPr>
          <w:rFonts w:ascii="Times New Roman" w:hAnsi="Times New Roman"/>
        </w:rPr>
      </w:pPr>
      <w:bookmarkStart w:id="180" w:name="_Ref133917122"/>
      <w:bookmarkStart w:id="181" w:name="_Toc151975900"/>
      <w:r w:rsidRPr="000810AD">
        <w:rPr>
          <w:rFonts w:ascii="Times New Roman" w:hAnsi="Times New Roman"/>
        </w:rPr>
        <w:t>Scenario: Filtro Lista Pratiche</w:t>
      </w:r>
      <w:bookmarkEnd w:id="180"/>
      <w:bookmarkEnd w:id="181"/>
      <w:r w:rsidRPr="000810AD">
        <w:rPr>
          <w:rFonts w:ascii="Times New Roman" w:hAnsi="Times New Roman"/>
        </w:rPr>
        <w:t xml:space="preserve"> </w:t>
      </w:r>
    </w:p>
    <w:p w14:paraId="263B290C" w14:textId="77777777" w:rsidR="008B5D9F" w:rsidRPr="00F07E35" w:rsidRDefault="008B5D9F" w:rsidP="008B5D9F">
      <w:pPr>
        <w:rPr>
          <w:rFonts w:eastAsia="Arial"/>
        </w:rPr>
      </w:pPr>
      <w:r w:rsidRPr="00F07E35">
        <w:t>Verificare che le pratiche possano essere filtrate per:</w:t>
      </w:r>
    </w:p>
    <w:p w14:paraId="46A26E33" w14:textId="59A54188" w:rsidR="008B5D9F" w:rsidRDefault="008B5D9F" w:rsidP="00CD5F3B">
      <w:pPr>
        <w:pStyle w:val="Paragrafoelenco"/>
        <w:numPr>
          <w:ilvl w:val="0"/>
          <w:numId w:val="8"/>
        </w:numPr>
      </w:pPr>
      <w:r w:rsidRPr="00F07E35">
        <w:t xml:space="preserve">Campo per ricerca Pratiche </w:t>
      </w:r>
      <w:r w:rsidR="00E65AE5">
        <w:t xml:space="preserve">di </w:t>
      </w:r>
      <w:r w:rsidR="00E65AE5" w:rsidRPr="00E65AE5">
        <w:rPr>
          <w:i/>
          <w:iCs/>
        </w:rPr>
        <w:t>Attivazione Nuova Carta</w:t>
      </w:r>
    </w:p>
    <w:p w14:paraId="79ED4D85" w14:textId="01CE8E58" w:rsidR="00160B59" w:rsidRDefault="008B5D9F" w:rsidP="00160B59">
      <w:pPr>
        <w:pStyle w:val="Paragrafoelenco"/>
        <w:numPr>
          <w:ilvl w:val="0"/>
          <w:numId w:val="8"/>
        </w:numPr>
      </w:pPr>
      <w:r w:rsidRPr="00F07E35">
        <w:t>Filtro per Stato Pratica</w:t>
      </w:r>
      <w:r w:rsidR="00160B59">
        <w:t xml:space="preserve">, saranno presenti nel menu a tendina </w:t>
      </w:r>
      <w:r w:rsidR="00457DE0">
        <w:t>i seguenti stati</w:t>
      </w:r>
      <w:r w:rsidR="00160B59">
        <w:t>:</w:t>
      </w:r>
    </w:p>
    <w:p w14:paraId="1FC3E007" w14:textId="77777777" w:rsidR="00160B59" w:rsidRPr="00E267CD" w:rsidRDefault="00160B59" w:rsidP="00160B59">
      <w:pPr>
        <w:pStyle w:val="Paragrafoelenco"/>
        <w:numPr>
          <w:ilvl w:val="1"/>
          <w:numId w:val="8"/>
        </w:numPr>
      </w:pPr>
      <w:r w:rsidRPr="00E267CD">
        <w:t>Aperta</w:t>
      </w:r>
    </w:p>
    <w:p w14:paraId="387637FF" w14:textId="675368CB" w:rsidR="00160B59" w:rsidRPr="00E267CD" w:rsidRDefault="00160B59" w:rsidP="00160B59">
      <w:pPr>
        <w:pStyle w:val="Paragrafoelenco"/>
        <w:numPr>
          <w:ilvl w:val="1"/>
          <w:numId w:val="8"/>
        </w:numPr>
      </w:pPr>
      <w:r w:rsidRPr="00E267CD">
        <w:t>In Lavorazione</w:t>
      </w:r>
    </w:p>
    <w:p w14:paraId="34F6BED0" w14:textId="77777777" w:rsidR="00160B59" w:rsidRPr="00E267CD" w:rsidRDefault="00160B59" w:rsidP="00160B59">
      <w:pPr>
        <w:pStyle w:val="Paragrafoelenco"/>
        <w:numPr>
          <w:ilvl w:val="1"/>
          <w:numId w:val="8"/>
        </w:numPr>
      </w:pPr>
      <w:r w:rsidRPr="00E267CD">
        <w:t>In Attesa Conferma BPM</w:t>
      </w:r>
    </w:p>
    <w:p w14:paraId="6A74E7C4" w14:textId="77777777" w:rsidR="00160B59" w:rsidRPr="00E267CD" w:rsidRDefault="00160B59" w:rsidP="00160B59">
      <w:pPr>
        <w:pStyle w:val="Paragrafoelenco"/>
        <w:numPr>
          <w:ilvl w:val="1"/>
          <w:numId w:val="8"/>
        </w:numPr>
      </w:pPr>
      <w:r w:rsidRPr="00E267CD">
        <w:t>Chiusa OK</w:t>
      </w:r>
    </w:p>
    <w:p w14:paraId="606A873F" w14:textId="0DADF342" w:rsidR="008B5D9F" w:rsidRPr="00E267CD" w:rsidRDefault="00160B59" w:rsidP="00160B59">
      <w:pPr>
        <w:pStyle w:val="Paragrafoelenco"/>
        <w:numPr>
          <w:ilvl w:val="1"/>
          <w:numId w:val="8"/>
        </w:numPr>
      </w:pPr>
      <w:r w:rsidRPr="00E267CD">
        <w:t>Chiusa KO</w:t>
      </w:r>
    </w:p>
    <w:p w14:paraId="1E07DC20" w14:textId="707BB21D" w:rsidR="00EC4B9F" w:rsidRDefault="00F31BDA" w:rsidP="00EC4B9F">
      <w:pPr>
        <w:pStyle w:val="Paragrafoelenco"/>
        <w:numPr>
          <w:ilvl w:val="0"/>
          <w:numId w:val="8"/>
        </w:numPr>
      </w:pPr>
      <w:r>
        <w:t>Filtro per Data Chiusura, consente all’utente</w:t>
      </w:r>
      <w:r w:rsidR="00B659FC">
        <w:t xml:space="preserve"> di filtrare per “Data Chiusura”, </w:t>
      </w:r>
      <w:r w:rsidRPr="00715D56">
        <w:t>seleziona</w:t>
      </w:r>
      <w:r w:rsidR="00B659FC">
        <w:t>ndo</w:t>
      </w:r>
      <w:r w:rsidRPr="00715D56">
        <w:t xml:space="preserve"> </w:t>
      </w:r>
      <w:r>
        <w:t>(</w:t>
      </w:r>
      <w:r w:rsidRPr="00715D56">
        <w:t>tramite calendario</w:t>
      </w:r>
      <w:r>
        <w:t>)</w:t>
      </w:r>
      <w:r w:rsidRPr="00715D56">
        <w:t xml:space="preserve"> una data di inizio e una data di fine per impostare il range di tempo di interesse</w:t>
      </w:r>
      <w:r w:rsidR="002C74F7">
        <w:t>.</w:t>
      </w:r>
    </w:p>
    <w:p w14:paraId="0E335EFA" w14:textId="0F1E95A7" w:rsidR="00F92FDC" w:rsidRDefault="00F92FDC" w:rsidP="00EC4B9F">
      <w:pPr>
        <w:pStyle w:val="Paragrafoelenco"/>
        <w:numPr>
          <w:ilvl w:val="0"/>
          <w:numId w:val="8"/>
        </w:numPr>
      </w:pPr>
      <w:r>
        <w:t>Filtro per Data Apertura</w:t>
      </w:r>
    </w:p>
    <w:p w14:paraId="48CF46DC" w14:textId="4B332137" w:rsidR="00F92FDC" w:rsidRDefault="00F92FDC" w:rsidP="00EC4B9F">
      <w:pPr>
        <w:pStyle w:val="Paragrafoelenco"/>
        <w:numPr>
          <w:ilvl w:val="0"/>
          <w:numId w:val="8"/>
        </w:numPr>
      </w:pPr>
      <w:r>
        <w:t>Filtro per Data ultima Modifica</w:t>
      </w:r>
    </w:p>
    <w:p w14:paraId="57473C62" w14:textId="5ED8E9C7" w:rsidR="00F92FDC" w:rsidRDefault="00F92FDC" w:rsidP="00EC4B9F">
      <w:pPr>
        <w:pStyle w:val="Paragrafoelenco"/>
        <w:numPr>
          <w:ilvl w:val="0"/>
          <w:numId w:val="8"/>
        </w:numPr>
      </w:pPr>
      <w:r>
        <w:t>Filtro per Esito SD</w:t>
      </w:r>
    </w:p>
    <w:p w14:paraId="7093F1EE" w14:textId="77777777" w:rsidR="00D35FD0" w:rsidRPr="00F07E35" w:rsidRDefault="00D35FD0" w:rsidP="00D35FD0">
      <w:pPr>
        <w:pStyle w:val="Paragrafoelenco"/>
      </w:pPr>
    </w:p>
    <w:p w14:paraId="0AD42680" w14:textId="77777777" w:rsidR="0032588C" w:rsidRPr="00FF5734" w:rsidRDefault="0032588C" w:rsidP="0032588C">
      <w:pPr>
        <w:pStyle w:val="Titolo2"/>
        <w:rPr>
          <w:rFonts w:ascii="Times New Roman" w:hAnsi="Times New Roman"/>
        </w:rPr>
      </w:pPr>
      <w:bookmarkStart w:id="182" w:name="_Toc151975901"/>
      <w:r w:rsidRPr="00FF5734">
        <w:rPr>
          <w:rFonts w:ascii="Times New Roman" w:hAnsi="Times New Roman"/>
        </w:rPr>
        <w:t>User Story “Creazione di un Task nella Lista Attività”</w:t>
      </w:r>
      <w:bookmarkEnd w:id="182"/>
    </w:p>
    <w:p w14:paraId="07D5BBF8" w14:textId="67670AE7" w:rsidR="0032588C" w:rsidRPr="00F07E35" w:rsidRDefault="0032588C" w:rsidP="0032588C">
      <w:r w:rsidRPr="00F07E35">
        <w:t xml:space="preserve">Come Sistema devo generare un task, nella </w:t>
      </w:r>
      <w:r w:rsidR="0099126A">
        <w:t>L</w:t>
      </w:r>
      <w:r w:rsidRPr="00F07E35">
        <w:t>ista Attività, a valle dell’apertura pratica</w:t>
      </w:r>
      <w:r>
        <w:t>,</w:t>
      </w:r>
      <w:r w:rsidRPr="00F07E35">
        <w:t xml:space="preserve"> per permettere all’</w:t>
      </w:r>
      <w:r>
        <w:t>Operatore</w:t>
      </w:r>
      <w:r w:rsidRPr="00F07E35">
        <w:t xml:space="preserve"> di procedere con </w:t>
      </w:r>
      <w:r>
        <w:t>la lavorazione</w:t>
      </w:r>
      <w:r w:rsidRPr="00F07E35">
        <w:t>.</w:t>
      </w:r>
      <w:r>
        <w:t xml:space="preserve"> </w:t>
      </w:r>
    </w:p>
    <w:p w14:paraId="2D98C6CD" w14:textId="77777777" w:rsidR="0032588C" w:rsidRDefault="0032588C" w:rsidP="0032588C">
      <w:pPr>
        <w:pStyle w:val="Titolo3"/>
      </w:pPr>
      <w:bookmarkStart w:id="183" w:name="_Toc151975902"/>
      <w:r w:rsidRPr="00636127">
        <w:rPr>
          <w:rFonts w:ascii="Times New Roman" w:hAnsi="Times New Roman"/>
        </w:rPr>
        <w:lastRenderedPageBreak/>
        <w:t>Acceptance Criteria</w:t>
      </w:r>
      <w:bookmarkEnd w:id="183"/>
    </w:p>
    <w:p w14:paraId="590F78AB" w14:textId="77777777" w:rsidR="0032588C" w:rsidRPr="00636127" w:rsidRDefault="0032588C" w:rsidP="0032588C">
      <w:pPr>
        <w:pStyle w:val="Titolo4"/>
        <w:rPr>
          <w:rFonts w:ascii="Times New Roman" w:hAnsi="Times New Roman"/>
        </w:rPr>
      </w:pPr>
      <w:bookmarkStart w:id="184" w:name="_Toc151975903"/>
      <w:r w:rsidRPr="00636127">
        <w:rPr>
          <w:rFonts w:ascii="Times New Roman" w:hAnsi="Times New Roman"/>
        </w:rPr>
        <w:t>Scenario: Generazione del Task</w:t>
      </w:r>
      <w:bookmarkEnd w:id="184"/>
      <w:r w:rsidRPr="00636127">
        <w:rPr>
          <w:rFonts w:ascii="Times New Roman" w:hAnsi="Times New Roman"/>
        </w:rPr>
        <w:t xml:space="preserve"> </w:t>
      </w:r>
    </w:p>
    <w:p w14:paraId="41951BED" w14:textId="77777777" w:rsidR="0032588C" w:rsidRDefault="0032588C" w:rsidP="0032588C">
      <w:r w:rsidRPr="00636127">
        <w:t>Verificare che</w:t>
      </w:r>
      <w:r>
        <w:t>, a valle della creazione di una pratica con stato “Aperta”,</w:t>
      </w:r>
      <w:r w:rsidRPr="00636127">
        <w:t xml:space="preserve"> il Sistema generi il task</w:t>
      </w:r>
      <w:r>
        <w:t xml:space="preserve"> denominato:</w:t>
      </w:r>
    </w:p>
    <w:p w14:paraId="105D2AD8" w14:textId="77777777" w:rsidR="0032588C" w:rsidRDefault="0032588C" w:rsidP="0032588C"/>
    <w:p w14:paraId="6141487B" w14:textId="6B423C0A" w:rsidR="0032588C" w:rsidRDefault="00913410" w:rsidP="0032588C">
      <w:pPr>
        <w:rPr>
          <w:i/>
          <w:iCs/>
        </w:rPr>
      </w:pPr>
      <w:r w:rsidRPr="00BE6D45">
        <w:rPr>
          <w:i/>
          <w:iCs/>
        </w:rPr>
        <w:t xml:space="preserve">Attivazione </w:t>
      </w:r>
      <w:r w:rsidR="001F2649" w:rsidRPr="00BE6D45">
        <w:rPr>
          <w:i/>
          <w:iCs/>
        </w:rPr>
        <w:t>Nuova Carta</w:t>
      </w:r>
      <w:r w:rsidR="0032588C" w:rsidRPr="00BE6D45">
        <w:rPr>
          <w:i/>
          <w:iCs/>
        </w:rPr>
        <w:t xml:space="preserve"> - ‘Nome Cliente’ ‘Cognome Cliente’</w:t>
      </w:r>
    </w:p>
    <w:p w14:paraId="20867060" w14:textId="77777777" w:rsidR="0032588C" w:rsidRDefault="0032588C" w:rsidP="0032588C"/>
    <w:p w14:paraId="6091D69C" w14:textId="77777777" w:rsidR="0032588C" w:rsidRDefault="0032588C" w:rsidP="0032588C">
      <w:r w:rsidRPr="00636127">
        <w:t>nella lista Attività,</w:t>
      </w:r>
      <w:r>
        <w:t xml:space="preserve"> per permettere all’operatore di procedere con le verifiche del Back- Office.</w:t>
      </w:r>
    </w:p>
    <w:p w14:paraId="55E3004D" w14:textId="77777777" w:rsidR="0032588C" w:rsidRDefault="0032588C" w:rsidP="0032588C"/>
    <w:p w14:paraId="1D0DD054" w14:textId="77777777" w:rsidR="004B5202" w:rsidRPr="00CF59D8" w:rsidRDefault="004B5202" w:rsidP="004B5202">
      <w:pPr>
        <w:pStyle w:val="Titolo2"/>
        <w:rPr>
          <w:rFonts w:ascii="Times New Roman" w:hAnsi="Times New Roman"/>
        </w:rPr>
      </w:pPr>
      <w:bookmarkStart w:id="185" w:name="_Toc65771463"/>
      <w:bookmarkStart w:id="186" w:name="_Toc151975904"/>
      <w:r w:rsidRPr="00CF59D8">
        <w:rPr>
          <w:rFonts w:ascii="Times New Roman" w:hAnsi="Times New Roman"/>
        </w:rPr>
        <w:t>User Story “Visualizzazione Lista Attività”</w:t>
      </w:r>
      <w:bookmarkEnd w:id="185"/>
      <w:bookmarkEnd w:id="186"/>
    </w:p>
    <w:p w14:paraId="35FDEEAC" w14:textId="77777777" w:rsidR="004B5202" w:rsidRPr="00F34DCD" w:rsidRDefault="004B5202" w:rsidP="004B5202">
      <w:r w:rsidRPr="00F34DCD">
        <w:t xml:space="preserve">Come </w:t>
      </w:r>
      <w:r>
        <w:t>Operatore</w:t>
      </w:r>
      <w:r w:rsidRPr="00F34DCD">
        <w:t xml:space="preserve"> BO </w:t>
      </w:r>
      <w:r>
        <w:t xml:space="preserve">devo poter </w:t>
      </w:r>
      <w:r w:rsidRPr="00F34DCD">
        <w:t xml:space="preserve">visualizzare la lista delle </w:t>
      </w:r>
      <w:r>
        <w:t>attività</w:t>
      </w:r>
      <w:r w:rsidRPr="00F34DCD">
        <w:t xml:space="preserve"> presenti nella mia coda lavorazioni per poter procedere con </w:t>
      </w:r>
      <w:r>
        <w:t>presa in carico del task.</w:t>
      </w:r>
    </w:p>
    <w:p w14:paraId="69BA1340" w14:textId="77777777" w:rsidR="004B5202" w:rsidRPr="00CF59D8" w:rsidRDefault="004B5202" w:rsidP="004B5202">
      <w:pPr>
        <w:pStyle w:val="Titolo3"/>
        <w:rPr>
          <w:rFonts w:ascii="Times New Roman" w:hAnsi="Times New Roman"/>
        </w:rPr>
      </w:pPr>
      <w:bookmarkStart w:id="187" w:name="_Toc151975905"/>
      <w:r w:rsidRPr="00CF59D8">
        <w:rPr>
          <w:rFonts w:ascii="Times New Roman" w:hAnsi="Times New Roman"/>
        </w:rPr>
        <w:t>Acceptance criteria</w:t>
      </w:r>
      <w:bookmarkEnd w:id="187"/>
    </w:p>
    <w:p w14:paraId="22816521" w14:textId="77777777" w:rsidR="004B5202" w:rsidRPr="00CF59D8" w:rsidRDefault="004B5202" w:rsidP="004B5202">
      <w:pPr>
        <w:pStyle w:val="Titolo4"/>
        <w:rPr>
          <w:rFonts w:ascii="Times New Roman" w:hAnsi="Times New Roman"/>
        </w:rPr>
      </w:pPr>
      <w:bookmarkStart w:id="188" w:name="_Toc151975906"/>
      <w:r w:rsidRPr="00CF59D8">
        <w:rPr>
          <w:rFonts w:ascii="Times New Roman" w:hAnsi="Times New Roman"/>
        </w:rPr>
        <w:t>Scenario: Visualizzazione Lista Attività</w:t>
      </w:r>
      <w:bookmarkEnd w:id="188"/>
      <w:r w:rsidRPr="00CF59D8">
        <w:rPr>
          <w:rFonts w:ascii="Times New Roman" w:hAnsi="Times New Roman"/>
        </w:rPr>
        <w:t xml:space="preserve"> </w:t>
      </w:r>
    </w:p>
    <w:p w14:paraId="59116586" w14:textId="77777777" w:rsidR="004B5202" w:rsidRPr="00F34DCD" w:rsidRDefault="004B5202" w:rsidP="004B5202">
      <w:r w:rsidRPr="00F34DCD">
        <w:t>Verificare che l’utente visualizzi i seguenti campi in colonna:</w:t>
      </w:r>
    </w:p>
    <w:p w14:paraId="0B70AAE9" w14:textId="77777777" w:rsidR="004B5202" w:rsidRPr="00F34DCD" w:rsidRDefault="004B5202" w:rsidP="004B5202">
      <w:pPr>
        <w:pStyle w:val="Paragrafoelenco"/>
        <w:numPr>
          <w:ilvl w:val="0"/>
          <w:numId w:val="23"/>
        </w:numPr>
        <w:rPr>
          <w:rFonts w:eastAsia="Arial"/>
          <w:szCs w:val="22"/>
        </w:rPr>
      </w:pPr>
      <w:r w:rsidRPr="00F34DCD">
        <w:t>Pratica N</w:t>
      </w:r>
      <w:r>
        <w:t>.</w:t>
      </w:r>
    </w:p>
    <w:p w14:paraId="7C596F54" w14:textId="74E6E666" w:rsidR="004B5202" w:rsidRPr="00F34DCD" w:rsidRDefault="004B5202" w:rsidP="004B5202">
      <w:pPr>
        <w:pStyle w:val="Paragrafoelenco"/>
        <w:numPr>
          <w:ilvl w:val="0"/>
          <w:numId w:val="23"/>
        </w:numPr>
      </w:pPr>
      <w:r w:rsidRPr="00F34DCD">
        <w:t>Attività</w:t>
      </w:r>
    </w:p>
    <w:p w14:paraId="0E10DCAF" w14:textId="77777777" w:rsidR="004B5202" w:rsidRDefault="004B5202" w:rsidP="004B5202">
      <w:pPr>
        <w:pStyle w:val="Paragrafoelenco"/>
        <w:numPr>
          <w:ilvl w:val="0"/>
          <w:numId w:val="23"/>
        </w:numPr>
      </w:pPr>
      <w:r w:rsidRPr="00F34DCD">
        <w:t>Assegnatari</w:t>
      </w:r>
    </w:p>
    <w:p w14:paraId="37EEE018" w14:textId="77777777" w:rsidR="004B5202" w:rsidRPr="00F34DCD" w:rsidRDefault="004B5202" w:rsidP="004B5202">
      <w:pPr>
        <w:pStyle w:val="Paragrafoelenco"/>
        <w:numPr>
          <w:ilvl w:val="0"/>
          <w:numId w:val="23"/>
        </w:numPr>
      </w:pPr>
      <w:r>
        <w:t>Utente In Carico</w:t>
      </w:r>
    </w:p>
    <w:p w14:paraId="6217CD3C" w14:textId="77777777" w:rsidR="004B5202" w:rsidRPr="00F34DCD" w:rsidRDefault="004B5202" w:rsidP="004B5202">
      <w:pPr>
        <w:pStyle w:val="Paragrafoelenco"/>
        <w:numPr>
          <w:ilvl w:val="0"/>
          <w:numId w:val="23"/>
        </w:numPr>
      </w:pPr>
      <w:r w:rsidRPr="00F34DCD">
        <w:t xml:space="preserve">Data </w:t>
      </w:r>
      <w:r>
        <w:t>Creazione</w:t>
      </w:r>
      <w:r w:rsidRPr="00F34DCD">
        <w:t xml:space="preserve"> </w:t>
      </w:r>
    </w:p>
    <w:p w14:paraId="462972CE" w14:textId="77777777" w:rsidR="004B5202" w:rsidRPr="00F34DCD" w:rsidRDefault="004B5202" w:rsidP="004B5202">
      <w:pPr>
        <w:pStyle w:val="Paragrafoelenco"/>
        <w:numPr>
          <w:ilvl w:val="0"/>
          <w:numId w:val="23"/>
        </w:numPr>
      </w:pPr>
      <w:r w:rsidRPr="00F34DCD">
        <w:t>Data Presa in carico</w:t>
      </w:r>
    </w:p>
    <w:p w14:paraId="3F2613EA" w14:textId="77777777" w:rsidR="004B5202" w:rsidRPr="00F34DCD" w:rsidRDefault="004B5202" w:rsidP="004B5202">
      <w:pPr>
        <w:pStyle w:val="Paragrafoelenco"/>
        <w:numPr>
          <w:ilvl w:val="0"/>
          <w:numId w:val="23"/>
        </w:numPr>
      </w:pPr>
      <w:r w:rsidRPr="00F34DCD">
        <w:t>Stato</w:t>
      </w:r>
    </w:p>
    <w:p w14:paraId="03E0590A" w14:textId="77777777" w:rsidR="004B5202" w:rsidRPr="002D0372" w:rsidRDefault="004B5202" w:rsidP="004B5202">
      <w:pPr>
        <w:pStyle w:val="Titolo4"/>
        <w:rPr>
          <w:rFonts w:ascii="Times New Roman" w:hAnsi="Times New Roman"/>
        </w:rPr>
      </w:pPr>
      <w:bookmarkStart w:id="189" w:name="_Toc151975907"/>
      <w:r w:rsidRPr="002D0372">
        <w:rPr>
          <w:rFonts w:ascii="Times New Roman" w:hAnsi="Times New Roman"/>
        </w:rPr>
        <w:t>Scenario: Sorting Colonne</w:t>
      </w:r>
      <w:bookmarkEnd w:id="189"/>
    </w:p>
    <w:p w14:paraId="50C47D51" w14:textId="77777777" w:rsidR="004B5202" w:rsidRPr="00F07E35" w:rsidRDefault="004B5202" w:rsidP="004B5202">
      <w:r>
        <w:t xml:space="preserve">Verificare che il Sistema </w:t>
      </w:r>
      <w:r w:rsidRPr="00F07E35">
        <w:t>permetta di ordinare le colonne disponibili, ad esclusione della colonna “Assegnatari”.</w:t>
      </w:r>
    </w:p>
    <w:p w14:paraId="1D087E78" w14:textId="77777777" w:rsidR="004B5202" w:rsidRPr="00AB7C61" w:rsidRDefault="004B5202" w:rsidP="004B5202">
      <w:pPr>
        <w:pStyle w:val="Titolo4"/>
        <w:rPr>
          <w:rFonts w:ascii="Times New Roman" w:hAnsi="Times New Roman"/>
        </w:rPr>
      </w:pPr>
      <w:bookmarkStart w:id="190" w:name="_Toc151975908"/>
      <w:r w:rsidRPr="00AB7C61">
        <w:rPr>
          <w:rFonts w:ascii="Times New Roman" w:hAnsi="Times New Roman"/>
        </w:rPr>
        <w:t>Scenario: Filtro Attività</w:t>
      </w:r>
      <w:bookmarkEnd w:id="190"/>
    </w:p>
    <w:p w14:paraId="69E8869A" w14:textId="77777777" w:rsidR="004B5202" w:rsidRPr="00F34DCD" w:rsidRDefault="004B5202" w:rsidP="004B5202">
      <w:r w:rsidRPr="00F34DCD">
        <w:t>Verificare che l’utente possa filtrare la lista attività inserendo i seguenti filtri:</w:t>
      </w:r>
    </w:p>
    <w:p w14:paraId="1880A6F4" w14:textId="77777777" w:rsidR="004B5202" w:rsidRDefault="004B5202" w:rsidP="004B5202">
      <w:pPr>
        <w:pStyle w:val="Paragrafoelenco"/>
        <w:numPr>
          <w:ilvl w:val="0"/>
          <w:numId w:val="22"/>
        </w:numPr>
      </w:pPr>
      <w:r w:rsidRPr="00F34DCD">
        <w:t>Stato</w:t>
      </w:r>
    </w:p>
    <w:p w14:paraId="1A918C6D" w14:textId="420DFF5C" w:rsidR="004B5202" w:rsidRPr="00F34DCD" w:rsidRDefault="004B5202" w:rsidP="004B5202">
      <w:pPr>
        <w:pStyle w:val="Paragrafoelenco"/>
        <w:numPr>
          <w:ilvl w:val="0"/>
          <w:numId w:val="22"/>
        </w:numPr>
      </w:pPr>
      <w:r>
        <w:t>Tipo Pratica (popolato con “</w:t>
      </w:r>
      <w:r w:rsidR="00A17AAF">
        <w:t>Attivazione Nuova Carta</w:t>
      </w:r>
      <w:r>
        <w:t>”</w:t>
      </w:r>
      <w:r w:rsidR="00136C73">
        <w:t>, non editabile</w:t>
      </w:r>
      <w:r>
        <w:t>)</w:t>
      </w:r>
    </w:p>
    <w:p w14:paraId="5CC4E466" w14:textId="77777777" w:rsidR="004B5202" w:rsidRPr="00F34DCD" w:rsidRDefault="004B5202" w:rsidP="004B5202">
      <w:pPr>
        <w:pStyle w:val="Paragrafoelenco"/>
        <w:numPr>
          <w:ilvl w:val="0"/>
          <w:numId w:val="22"/>
        </w:numPr>
      </w:pPr>
      <w:r w:rsidRPr="00F34DCD">
        <w:t>Pratica N.</w:t>
      </w:r>
    </w:p>
    <w:p w14:paraId="087AFCBE" w14:textId="77777777" w:rsidR="004B5202" w:rsidRPr="00F34DCD" w:rsidRDefault="004B5202" w:rsidP="004B5202">
      <w:pPr>
        <w:pStyle w:val="Paragrafoelenco"/>
        <w:numPr>
          <w:ilvl w:val="0"/>
          <w:numId w:val="22"/>
        </w:numPr>
      </w:pPr>
      <w:r w:rsidRPr="00F34DCD">
        <w:t>Nome Attività</w:t>
      </w:r>
    </w:p>
    <w:p w14:paraId="713EB6C6" w14:textId="77777777" w:rsidR="004B5202" w:rsidRPr="00F34DCD" w:rsidRDefault="004B5202" w:rsidP="004B5202">
      <w:pPr>
        <w:pStyle w:val="Paragrafoelenco"/>
        <w:numPr>
          <w:ilvl w:val="0"/>
          <w:numId w:val="22"/>
        </w:numPr>
      </w:pPr>
      <w:r w:rsidRPr="00F34DCD">
        <w:t>Assegnatari</w:t>
      </w:r>
    </w:p>
    <w:p w14:paraId="4D7665F7" w14:textId="0051C127" w:rsidR="004B5202" w:rsidRPr="0035064E" w:rsidRDefault="004B5202" w:rsidP="00126D12">
      <w:pPr>
        <w:pStyle w:val="Paragrafoelenco"/>
        <w:numPr>
          <w:ilvl w:val="0"/>
          <w:numId w:val="22"/>
        </w:numPr>
        <w:rPr>
          <w:ins w:id="191" w:author="Amalia Cacciatore" w:date="2023-11-24T18:10:00Z"/>
          <w:rFonts w:eastAsia="Arial"/>
          <w:szCs w:val="22"/>
        </w:rPr>
      </w:pPr>
      <w:r w:rsidRPr="00F34DCD">
        <w:rPr>
          <w:szCs w:val="22"/>
        </w:rPr>
        <w:t xml:space="preserve">Utente in </w:t>
      </w:r>
      <w:r>
        <w:rPr>
          <w:szCs w:val="22"/>
        </w:rPr>
        <w:t>c</w:t>
      </w:r>
      <w:r w:rsidRPr="00F34DCD">
        <w:rPr>
          <w:szCs w:val="22"/>
        </w:rPr>
        <w:t>arico</w:t>
      </w:r>
    </w:p>
    <w:p w14:paraId="7C3C15A8" w14:textId="77777777" w:rsidR="00687B8D" w:rsidRPr="00126D12" w:rsidRDefault="00687B8D" w:rsidP="0035064E">
      <w:pPr>
        <w:pStyle w:val="Paragrafoelenco"/>
        <w:rPr>
          <w:rFonts w:eastAsia="Arial"/>
          <w:szCs w:val="22"/>
        </w:rPr>
      </w:pPr>
    </w:p>
    <w:p w14:paraId="680CE398" w14:textId="77777777" w:rsidR="00BE1B91" w:rsidRPr="003F55B1" w:rsidRDefault="1559756B" w:rsidP="00C95334">
      <w:pPr>
        <w:pStyle w:val="Titolo2"/>
        <w:rPr>
          <w:rFonts w:ascii="Times New Roman" w:hAnsi="Times New Roman"/>
        </w:rPr>
      </w:pPr>
      <w:bookmarkStart w:id="192" w:name="_Toc151975909"/>
      <w:r w:rsidRPr="003F55B1">
        <w:rPr>
          <w:rFonts w:ascii="Times New Roman" w:hAnsi="Times New Roman"/>
        </w:rPr>
        <w:t>User Story “Presa in carico di un</w:t>
      </w:r>
      <w:r w:rsidR="53DFFBE4" w:rsidRPr="003F55B1">
        <w:rPr>
          <w:rFonts w:ascii="Times New Roman" w:hAnsi="Times New Roman"/>
        </w:rPr>
        <w:t xml:space="preserve"> Task nella Lista </w:t>
      </w:r>
      <w:r w:rsidRPr="003F55B1">
        <w:rPr>
          <w:rFonts w:ascii="Times New Roman" w:hAnsi="Times New Roman"/>
        </w:rPr>
        <w:t>Attività”</w:t>
      </w:r>
      <w:bookmarkEnd w:id="192"/>
    </w:p>
    <w:p w14:paraId="51842A0A" w14:textId="7C077738" w:rsidR="00BE1B91" w:rsidRPr="003F55B1" w:rsidRDefault="00BE1B91" w:rsidP="00BE1B91">
      <w:r w:rsidRPr="003F55B1">
        <w:t xml:space="preserve">Come </w:t>
      </w:r>
      <w:r w:rsidR="00E92C55" w:rsidRPr="003F55B1">
        <w:t>Operatore</w:t>
      </w:r>
      <w:r w:rsidRPr="003F55B1">
        <w:t xml:space="preserve"> BO devo poter prendere in carico </w:t>
      </w:r>
      <w:r w:rsidR="008E2C25" w:rsidRPr="003F55B1">
        <w:t>l’Attività</w:t>
      </w:r>
      <w:r w:rsidRPr="003F55B1">
        <w:t xml:space="preserve"> per poter procedere alla lavorazione</w:t>
      </w:r>
      <w:r w:rsidR="00011FC2" w:rsidRPr="003F55B1">
        <w:t xml:space="preserve"> della pratica</w:t>
      </w:r>
      <w:r w:rsidRPr="003F55B1">
        <w:t xml:space="preserve">. Per ogni </w:t>
      </w:r>
      <w:r w:rsidR="008E2C25" w:rsidRPr="003F55B1">
        <w:t>Task</w:t>
      </w:r>
      <w:r w:rsidRPr="003F55B1">
        <w:t xml:space="preserve"> devo poterne visualizzare il dettaglio e </w:t>
      </w:r>
      <w:r w:rsidR="009E45FD">
        <w:t>l’allegato</w:t>
      </w:r>
      <w:r w:rsidRPr="003F55B1">
        <w:t>.</w:t>
      </w:r>
    </w:p>
    <w:p w14:paraId="564DAA15" w14:textId="77777777" w:rsidR="00BE1B91" w:rsidRPr="003F55B1" w:rsidRDefault="1559756B" w:rsidP="00C95334">
      <w:pPr>
        <w:pStyle w:val="Titolo3"/>
        <w:rPr>
          <w:rFonts w:ascii="Times New Roman" w:hAnsi="Times New Roman"/>
        </w:rPr>
      </w:pPr>
      <w:bookmarkStart w:id="193" w:name="_Toc151975910"/>
      <w:r w:rsidRPr="003F55B1">
        <w:rPr>
          <w:rFonts w:ascii="Times New Roman" w:hAnsi="Times New Roman"/>
        </w:rPr>
        <w:lastRenderedPageBreak/>
        <w:t>Acceptance Criteria</w:t>
      </w:r>
      <w:bookmarkEnd w:id="193"/>
    </w:p>
    <w:p w14:paraId="7C82C968" w14:textId="4BB8DAAA" w:rsidR="00BE1B91" w:rsidRPr="007632CB" w:rsidRDefault="1559756B" w:rsidP="00C95334">
      <w:pPr>
        <w:pStyle w:val="Titolo4"/>
        <w:rPr>
          <w:rFonts w:ascii="Times New Roman" w:hAnsi="Times New Roman"/>
        </w:rPr>
      </w:pPr>
      <w:bookmarkStart w:id="194" w:name="_Toc151975911"/>
      <w:r w:rsidRPr="007632CB">
        <w:rPr>
          <w:rFonts w:ascii="Times New Roman" w:hAnsi="Times New Roman"/>
        </w:rPr>
        <w:t xml:space="preserve">Scenario: Presa in Carico </w:t>
      </w:r>
      <w:r w:rsidR="4FD8D5FF" w:rsidRPr="007632CB">
        <w:rPr>
          <w:rFonts w:ascii="Times New Roman" w:hAnsi="Times New Roman"/>
        </w:rPr>
        <w:t>del Task Attività</w:t>
      </w:r>
      <w:bookmarkEnd w:id="194"/>
    </w:p>
    <w:p w14:paraId="40759C8F" w14:textId="68886895" w:rsidR="00BE1B91" w:rsidRDefault="00BE1B91" w:rsidP="00BE1B91">
      <w:pPr>
        <w:rPr>
          <w:ins w:id="195" w:author="Amalia Cacciatore" w:date="2023-11-24T18:11:00Z"/>
        </w:rPr>
      </w:pPr>
      <w:r w:rsidRPr="00F07E35">
        <w:t xml:space="preserve">Verificare che </w:t>
      </w:r>
      <w:r w:rsidR="00027C1F" w:rsidRPr="00F07E35">
        <w:t>lo Specialista possa</w:t>
      </w:r>
      <w:r w:rsidRPr="00F07E35">
        <w:t xml:space="preserve"> prendere in carico </w:t>
      </w:r>
      <w:r w:rsidR="00B44E83" w:rsidRPr="00F07E35">
        <w:t xml:space="preserve">l’Attività </w:t>
      </w:r>
      <w:r w:rsidR="008807CE" w:rsidRPr="00F07E35">
        <w:t>per poterla lavorare</w:t>
      </w:r>
      <w:r w:rsidR="007632CB">
        <w:t>, tramite la funzionalità apposita.</w:t>
      </w:r>
    </w:p>
    <w:p w14:paraId="16563BF0" w14:textId="710E66EA" w:rsidR="00677947" w:rsidRPr="007632CB" w:rsidRDefault="00677947" w:rsidP="00677947">
      <w:pPr>
        <w:pStyle w:val="Titolo4"/>
        <w:numPr>
          <w:ilvl w:val="3"/>
          <w:numId w:val="1"/>
        </w:numPr>
        <w:rPr>
          <w:ins w:id="196" w:author="Amalia Cacciatore" w:date="2023-11-24T18:11:00Z"/>
          <w:rFonts w:ascii="Times New Roman" w:hAnsi="Times New Roman"/>
        </w:rPr>
      </w:pPr>
      <w:bookmarkStart w:id="197" w:name="_Toc151975912"/>
      <w:ins w:id="198" w:author="Amalia Cacciatore" w:date="2023-11-24T18:11:00Z">
        <w:r w:rsidRPr="007632CB">
          <w:rPr>
            <w:rFonts w:ascii="Times New Roman" w:hAnsi="Times New Roman"/>
          </w:rPr>
          <w:t xml:space="preserve">Scenario: </w:t>
        </w:r>
        <w:r>
          <w:rPr>
            <w:rFonts w:ascii="Times New Roman" w:hAnsi="Times New Roman"/>
          </w:rPr>
          <w:t xml:space="preserve">Selezione Tipologia Documento </w:t>
        </w:r>
        <w:r w:rsidR="008211E7">
          <w:rPr>
            <w:rFonts w:ascii="Times New Roman" w:hAnsi="Times New Roman"/>
          </w:rPr>
          <w:t>da verificare</w:t>
        </w:r>
        <w:bookmarkEnd w:id="197"/>
      </w:ins>
    </w:p>
    <w:p w14:paraId="05462EA6" w14:textId="5A1D618B" w:rsidR="00677947" w:rsidRDefault="00677947" w:rsidP="00677947">
      <w:pPr>
        <w:rPr>
          <w:ins w:id="199" w:author="Amalia Cacciatore" w:date="2023-11-27T10:35:00Z"/>
        </w:rPr>
      </w:pPr>
      <w:ins w:id="200" w:author="Amalia Cacciatore" w:date="2023-11-24T18:11:00Z">
        <w:r w:rsidRPr="00F07E35">
          <w:t>Verificare che l</w:t>
        </w:r>
        <w:r w:rsidR="008211E7">
          <w:t>’Operatore, a valle della pre</w:t>
        </w:r>
      </w:ins>
      <w:ins w:id="201" w:author="Amalia Cacciatore" w:date="2023-11-24T18:12:00Z">
        <w:r w:rsidR="008211E7">
          <w:t xml:space="preserve">sa in carico del task, debba obbligatoriamente selezionare </w:t>
        </w:r>
      </w:ins>
      <w:ins w:id="202" w:author="Amalia Cacciatore" w:date="2023-11-24T18:13:00Z">
        <w:r w:rsidR="00E359F7">
          <w:t xml:space="preserve">il Tipo di Documento da sottoporre a </w:t>
        </w:r>
      </w:ins>
      <w:ins w:id="203" w:author="Amalia Cacciatore" w:date="2023-11-24T18:15:00Z">
        <w:r w:rsidR="00452BCA">
          <w:t>controlli</w:t>
        </w:r>
      </w:ins>
      <w:ins w:id="204" w:author="Amalia Cacciatore" w:date="2023-11-24T18:16:00Z">
        <w:r w:rsidR="006D558D">
          <w:t xml:space="preserve"> (Verbale di Denuncia o Carta) </w:t>
        </w:r>
      </w:ins>
      <w:ins w:id="205" w:author="Amalia Cacciatore" w:date="2023-11-24T18:15:00Z">
        <w:r w:rsidR="00EA2475">
          <w:t>pe</w:t>
        </w:r>
      </w:ins>
      <w:ins w:id="206" w:author="Amalia Cacciatore" w:date="2023-11-24T18:16:00Z">
        <w:r w:rsidR="00EA2475">
          <w:t>r procedere nella lavorazione</w:t>
        </w:r>
        <w:r w:rsidR="006D558D">
          <w:t>.</w:t>
        </w:r>
      </w:ins>
      <w:r w:rsidR="003A5956">
        <w:t xml:space="preserve"> </w:t>
      </w:r>
    </w:p>
    <w:p w14:paraId="53F0EEB8" w14:textId="785AA071" w:rsidR="001463E9" w:rsidRPr="00F07E35" w:rsidRDefault="002C5486" w:rsidP="00677947">
      <w:pPr>
        <w:rPr>
          <w:ins w:id="207" w:author="Amalia Cacciatore" w:date="2023-11-24T18:11:00Z"/>
        </w:rPr>
      </w:pPr>
      <w:ins w:id="208" w:author="Amalia Cacciatore" w:date="2023-11-27T11:19:00Z">
        <w:r>
          <w:t xml:space="preserve">Poiché </w:t>
        </w:r>
      </w:ins>
      <w:ins w:id="209" w:author="Amalia Cacciatore" w:date="2023-11-27T10:36:00Z">
        <w:r w:rsidR="00440E0F">
          <w:t>l</w:t>
        </w:r>
      </w:ins>
      <w:ins w:id="210" w:author="Amalia Cacciatore" w:date="2023-11-27T10:35:00Z">
        <w:r w:rsidR="001463E9">
          <w:t>’oggetto “Documenti” potrà contenere all’interno più “Contenuti” (più file)</w:t>
        </w:r>
      </w:ins>
      <w:ins w:id="211" w:author="Amalia Cacciatore" w:date="2023-11-27T10:36:00Z">
        <w:r w:rsidR="00440E0F">
          <w:t xml:space="preserve"> ed in caso il Cliente abbia caricato sia il file del Verbale di Denuncia che </w:t>
        </w:r>
        <w:r w:rsidR="00650E49">
          <w:t>il file della Carta, sarà l’Operatore</w:t>
        </w:r>
      </w:ins>
      <w:ins w:id="212" w:author="Amalia Cacciatore" w:date="2023-11-27T10:37:00Z">
        <w:r w:rsidR="00650E49">
          <w:t xml:space="preserve"> a decidere su quale documento </w:t>
        </w:r>
        <w:r w:rsidR="0018137D">
          <w:t>dovrà essere effettuato il controllo</w:t>
        </w:r>
      </w:ins>
      <w:ins w:id="213" w:author="Amalia Cacciatore" w:date="2023-11-27T10:43:00Z">
        <w:r w:rsidR="00FD4C5C">
          <w:t xml:space="preserve"> del Back Office.</w:t>
        </w:r>
      </w:ins>
      <w:ins w:id="214" w:author="Amalia Cacciatore" w:date="2023-11-27T10:45:00Z">
        <w:r w:rsidR="00B604E3">
          <w:t xml:space="preserve"> Dopo aver </w:t>
        </w:r>
      </w:ins>
      <w:ins w:id="215" w:author="Amalia Cacciatore" w:date="2023-11-27T10:46:00Z">
        <w:r w:rsidR="002E6880">
          <w:t xml:space="preserve">confermato la selezione del </w:t>
        </w:r>
      </w:ins>
      <w:ins w:id="216" w:author="Amalia Cacciatore" w:date="2023-11-27T10:45:00Z">
        <w:r w:rsidR="00B604E3">
          <w:t xml:space="preserve"> </w:t>
        </w:r>
      </w:ins>
      <w:ins w:id="217" w:author="Amalia Cacciatore" w:date="2023-11-27T10:46:00Z">
        <w:r w:rsidR="002E6880">
          <w:t>“</w:t>
        </w:r>
      </w:ins>
      <w:ins w:id="218" w:author="Amalia Cacciatore" w:date="2023-11-27T10:45:00Z">
        <w:r w:rsidR="002E6880">
          <w:t>Tipo Documento”</w:t>
        </w:r>
      </w:ins>
      <w:ins w:id="219" w:author="Amalia Cacciatore" w:date="2023-11-27T10:46:00Z">
        <w:r w:rsidR="00273F7C">
          <w:t>, non sarà più possibile modificarlo</w:t>
        </w:r>
      </w:ins>
      <w:ins w:id="220" w:author="Amalia Cacciatore" w:date="2023-11-27T11:20:00Z">
        <w:r w:rsidR="00E500E3">
          <w:t xml:space="preserve"> e la pratica acquisirà lo stato “In Lavorazione”.</w:t>
        </w:r>
      </w:ins>
    </w:p>
    <w:p w14:paraId="4C84B6EE" w14:textId="0B6E2320" w:rsidR="00BE1B91" w:rsidRPr="00FC3754" w:rsidRDefault="1559756B" w:rsidP="00C95334">
      <w:pPr>
        <w:pStyle w:val="Titolo4"/>
        <w:rPr>
          <w:rFonts w:ascii="Times New Roman" w:hAnsi="Times New Roman"/>
        </w:rPr>
      </w:pPr>
      <w:bookmarkStart w:id="221" w:name="_Toc151975913"/>
      <w:r w:rsidRPr="00FC3754">
        <w:rPr>
          <w:rFonts w:ascii="Times New Roman" w:hAnsi="Times New Roman"/>
        </w:rPr>
        <w:t xml:space="preserve">Scenario: Visualizzazione Dettaglio Task </w:t>
      </w:r>
      <w:r w:rsidR="2ACBF7F5" w:rsidRPr="00FC3754">
        <w:rPr>
          <w:rFonts w:ascii="Times New Roman" w:hAnsi="Times New Roman"/>
        </w:rPr>
        <w:t>Attività</w:t>
      </w:r>
      <w:bookmarkEnd w:id="221"/>
    </w:p>
    <w:p w14:paraId="1A6AA4ED" w14:textId="66C94AAD" w:rsidR="00BE1B91" w:rsidRPr="00F07E35" w:rsidRDefault="00BE1B91" w:rsidP="00BE1B91">
      <w:r w:rsidRPr="00F07E35">
        <w:t xml:space="preserve">Verificare che </w:t>
      </w:r>
      <w:r w:rsidR="00027C1F" w:rsidRPr="00F07E35">
        <w:t>lo Specialista possa</w:t>
      </w:r>
      <w:r w:rsidRPr="00F07E35">
        <w:t xml:space="preserve"> visualizzare </w:t>
      </w:r>
      <w:r w:rsidR="00F90224" w:rsidRPr="00F07E35">
        <w:t>le seguenti sezioni</w:t>
      </w:r>
      <w:r w:rsidR="00DA50C9" w:rsidRPr="00F07E35">
        <w:t xml:space="preserve"> con il seguente dettaglio</w:t>
      </w:r>
      <w:r w:rsidRPr="00F07E35">
        <w:t>:</w:t>
      </w:r>
    </w:p>
    <w:p w14:paraId="2810C3F2" w14:textId="77777777" w:rsidR="005F7C18" w:rsidRPr="00F07E35" w:rsidRDefault="005F7C18" w:rsidP="005F7C18"/>
    <w:p w14:paraId="2523A0C4" w14:textId="77777777" w:rsidR="00E1330B" w:rsidRDefault="00E1330B" w:rsidP="00E1330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DATI TESTATA</w:t>
      </w:r>
    </w:p>
    <w:p w14:paraId="62DB4C14" w14:textId="77777777" w:rsidR="00E1330B" w:rsidRPr="006757D5" w:rsidRDefault="00E1330B" w:rsidP="00E1330B">
      <w:pPr>
        <w:pStyle w:val="Paragrafoelenco"/>
        <w:numPr>
          <w:ilvl w:val="0"/>
          <w:numId w:val="56"/>
        </w:numPr>
      </w:pPr>
      <w:r w:rsidRPr="006757D5">
        <w:t>Macrostep di lavorazione</w:t>
      </w:r>
      <w:r>
        <w:t xml:space="preserve"> (Raccolta input, Lavorazione, Chiusura Pratica)</w:t>
      </w:r>
    </w:p>
    <w:p w14:paraId="1202830B" w14:textId="1544A365" w:rsidR="00E1330B" w:rsidRPr="00F07E35" w:rsidRDefault="00E1330B" w:rsidP="00E1330B">
      <w:pPr>
        <w:pStyle w:val="Paragrafoelenco"/>
        <w:numPr>
          <w:ilvl w:val="0"/>
          <w:numId w:val="34"/>
        </w:numPr>
      </w:pPr>
      <w:r w:rsidRPr="00F07E35">
        <w:t>Processo</w:t>
      </w:r>
      <w:r>
        <w:t xml:space="preserve"> (</w:t>
      </w:r>
      <w:r w:rsidR="00D025D6">
        <w:t>Attivazione Nuova Carta)</w:t>
      </w:r>
    </w:p>
    <w:p w14:paraId="056A066E" w14:textId="77777777" w:rsidR="00E1330B" w:rsidRPr="00F07E35" w:rsidRDefault="00E1330B" w:rsidP="00E1330B">
      <w:pPr>
        <w:pStyle w:val="Paragrafoelenco"/>
        <w:numPr>
          <w:ilvl w:val="0"/>
          <w:numId w:val="34"/>
        </w:numPr>
      </w:pPr>
      <w:r w:rsidRPr="00F07E35">
        <w:t xml:space="preserve">Codice Fiscale </w:t>
      </w:r>
    </w:p>
    <w:p w14:paraId="4F855DBC" w14:textId="77777777" w:rsidR="00E1330B" w:rsidRPr="00F07E35" w:rsidRDefault="00E1330B" w:rsidP="00E1330B">
      <w:pPr>
        <w:pStyle w:val="Paragrafoelenco"/>
        <w:numPr>
          <w:ilvl w:val="0"/>
          <w:numId w:val="34"/>
        </w:numPr>
      </w:pPr>
      <w:r w:rsidRPr="00F07E35">
        <w:t>Pratica N.</w:t>
      </w:r>
    </w:p>
    <w:p w14:paraId="3457BE13" w14:textId="77777777" w:rsidR="00E1330B" w:rsidRDefault="00E1330B" w:rsidP="00E1330B">
      <w:pPr>
        <w:pStyle w:val="Paragrafoelenco"/>
        <w:rPr>
          <w:b/>
          <w:bCs/>
        </w:rPr>
      </w:pPr>
    </w:p>
    <w:p w14:paraId="2639E685" w14:textId="6CDEA473" w:rsidR="005F7C18" w:rsidRPr="00F07E35" w:rsidRDefault="005F7C18" w:rsidP="00CD5F3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D</w:t>
      </w:r>
      <w:r w:rsidR="00DF4D93" w:rsidRPr="00F07E35">
        <w:rPr>
          <w:b/>
          <w:bCs/>
        </w:rPr>
        <w:t>ATI PRATICA</w:t>
      </w:r>
    </w:p>
    <w:p w14:paraId="6CEA08E9" w14:textId="77777777" w:rsidR="00DF4D93" w:rsidRPr="00F07E35" w:rsidRDefault="00DF4D93" w:rsidP="00DF4D93">
      <w:pPr>
        <w:pStyle w:val="Paragrafoelenco"/>
        <w:rPr>
          <w:b/>
          <w:bCs/>
        </w:rPr>
      </w:pPr>
    </w:p>
    <w:p w14:paraId="1BB93702" w14:textId="5AAA5000" w:rsidR="00DF4D93" w:rsidRPr="00F07E35" w:rsidRDefault="00DF4D93" w:rsidP="00FB2ED5">
      <w:pPr>
        <w:pStyle w:val="Paragrafoelenco"/>
        <w:numPr>
          <w:ilvl w:val="1"/>
          <w:numId w:val="6"/>
        </w:numPr>
        <w:ind w:left="1080"/>
        <w:rPr>
          <w:b/>
          <w:bCs/>
        </w:rPr>
      </w:pPr>
      <w:r w:rsidRPr="00F07E35">
        <w:rPr>
          <w:b/>
          <w:bCs/>
        </w:rPr>
        <w:t>Dati Pratica</w:t>
      </w:r>
    </w:p>
    <w:p w14:paraId="164D3A5C" w14:textId="77777777" w:rsidR="005F7C18" w:rsidRPr="00F07E35" w:rsidRDefault="005F7C18" w:rsidP="00FB2ED5">
      <w:pPr>
        <w:pStyle w:val="Paragrafoelenco"/>
        <w:numPr>
          <w:ilvl w:val="1"/>
          <w:numId w:val="13"/>
        </w:numPr>
        <w:ind w:left="1440"/>
      </w:pPr>
      <w:r>
        <w:t>Data Apertura</w:t>
      </w:r>
    </w:p>
    <w:p w14:paraId="2BC49E2F" w14:textId="77777777" w:rsidR="005F7C18" w:rsidRPr="00F07E35" w:rsidRDefault="005F7C18" w:rsidP="00FB2ED5">
      <w:pPr>
        <w:pStyle w:val="Paragrafoelenco"/>
        <w:numPr>
          <w:ilvl w:val="1"/>
          <w:numId w:val="13"/>
        </w:numPr>
        <w:ind w:left="1440"/>
      </w:pPr>
      <w:r w:rsidRPr="00F07E35">
        <w:t>Data Ultima modifica</w:t>
      </w:r>
    </w:p>
    <w:p w14:paraId="30F544D8" w14:textId="77777777" w:rsidR="005F7C18" w:rsidRPr="00F07E35" w:rsidRDefault="005F7C18" w:rsidP="00FB2ED5">
      <w:pPr>
        <w:pStyle w:val="Paragrafoelenco"/>
        <w:numPr>
          <w:ilvl w:val="1"/>
          <w:numId w:val="13"/>
        </w:numPr>
        <w:ind w:left="1440"/>
      </w:pPr>
      <w:r w:rsidRPr="00F07E35">
        <w:t>Stato</w:t>
      </w:r>
    </w:p>
    <w:p w14:paraId="4C5EEF28" w14:textId="465AA156" w:rsidR="005F7C18" w:rsidRPr="00614C8F" w:rsidRDefault="005F7C18" w:rsidP="00FB2ED5">
      <w:pPr>
        <w:pStyle w:val="Paragrafoelenco"/>
        <w:numPr>
          <w:ilvl w:val="1"/>
          <w:numId w:val="13"/>
        </w:numPr>
        <w:ind w:left="1440"/>
      </w:pPr>
      <w:r w:rsidRPr="00614C8F">
        <w:t>Codice Cliente</w:t>
      </w:r>
      <w:r w:rsidR="00614C8F">
        <w:t xml:space="preserve"> </w:t>
      </w:r>
    </w:p>
    <w:p w14:paraId="05541A9B" w14:textId="1DEC379C" w:rsidR="00CE479F" w:rsidRPr="00F07E35" w:rsidRDefault="00CE479F" w:rsidP="00FB2ED5">
      <w:pPr>
        <w:pStyle w:val="Paragrafoelenco"/>
        <w:numPr>
          <w:ilvl w:val="1"/>
          <w:numId w:val="13"/>
        </w:numPr>
        <w:ind w:left="1440"/>
      </w:pPr>
      <w:r w:rsidRPr="00F07E35">
        <w:t>Codice Fiscale</w:t>
      </w:r>
      <w:r w:rsidR="00614C8F">
        <w:t xml:space="preserve"> </w:t>
      </w:r>
    </w:p>
    <w:p w14:paraId="193721C0" w14:textId="77777777" w:rsidR="005F7C18" w:rsidRPr="00F07E35" w:rsidRDefault="005F7C18" w:rsidP="00FB2ED5">
      <w:pPr>
        <w:pStyle w:val="Paragrafoelenco"/>
        <w:numPr>
          <w:ilvl w:val="1"/>
          <w:numId w:val="13"/>
        </w:numPr>
        <w:ind w:left="1440"/>
      </w:pPr>
      <w:r w:rsidRPr="00F07E35">
        <w:t>Canale</w:t>
      </w:r>
    </w:p>
    <w:p w14:paraId="4289E1C6" w14:textId="77777777" w:rsidR="005F7C18" w:rsidRPr="00F07E35" w:rsidRDefault="005F7C18" w:rsidP="005F7C18">
      <w:pPr>
        <w:pStyle w:val="Paragrafoelenco"/>
      </w:pPr>
    </w:p>
    <w:p w14:paraId="37CA8D7E" w14:textId="2CEE794B" w:rsidR="00C57919" w:rsidRPr="00F07E35" w:rsidRDefault="00DF4D93" w:rsidP="00CD5F3B">
      <w:pPr>
        <w:pStyle w:val="Paragrafoelenco"/>
        <w:numPr>
          <w:ilvl w:val="0"/>
          <w:numId w:val="6"/>
        </w:numPr>
        <w:rPr>
          <w:b/>
          <w:bCs/>
        </w:rPr>
      </w:pPr>
      <w:r w:rsidRPr="00F07E35">
        <w:rPr>
          <w:b/>
          <w:bCs/>
        </w:rPr>
        <w:t>VERIFICA DOCUMENT</w:t>
      </w:r>
      <w:r w:rsidR="004D5954">
        <w:rPr>
          <w:b/>
          <w:bCs/>
        </w:rPr>
        <w:t>I</w:t>
      </w:r>
      <w:r w:rsidR="007F6EE4">
        <w:rPr>
          <w:b/>
          <w:bCs/>
        </w:rPr>
        <w:t xml:space="preserve"> </w:t>
      </w:r>
    </w:p>
    <w:p w14:paraId="6593231A" w14:textId="77777777" w:rsidR="00DF4D93" w:rsidRPr="00F07E35" w:rsidRDefault="00DF4D93" w:rsidP="00DF4D93">
      <w:pPr>
        <w:pStyle w:val="Paragrafoelenco"/>
        <w:rPr>
          <w:b/>
          <w:bCs/>
        </w:rPr>
      </w:pPr>
    </w:p>
    <w:p w14:paraId="3220CD12" w14:textId="299FAAF7" w:rsidR="00815557" w:rsidRDefault="00815557" w:rsidP="00D30330">
      <w:pPr>
        <w:pStyle w:val="Paragrafoelenco"/>
        <w:numPr>
          <w:ilvl w:val="1"/>
          <w:numId w:val="25"/>
        </w:numPr>
        <w:ind w:left="1080"/>
        <w:rPr>
          <w:b/>
          <w:bCs/>
        </w:rPr>
      </w:pPr>
      <w:r w:rsidRPr="367E73AA">
        <w:rPr>
          <w:b/>
          <w:bCs/>
        </w:rPr>
        <w:t xml:space="preserve">Dati </w:t>
      </w:r>
      <w:r w:rsidR="003A57A6" w:rsidRPr="367E73AA">
        <w:rPr>
          <w:b/>
          <w:bCs/>
        </w:rPr>
        <w:t>Cliente</w:t>
      </w:r>
      <w:r w:rsidRPr="367E73AA">
        <w:rPr>
          <w:b/>
          <w:bCs/>
        </w:rPr>
        <w:t xml:space="preserve"> </w:t>
      </w:r>
    </w:p>
    <w:p w14:paraId="2F680A53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Nome</w:t>
      </w:r>
    </w:p>
    <w:p w14:paraId="4560E360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Cognome</w:t>
      </w:r>
    </w:p>
    <w:p w14:paraId="30FFAFD2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Sesso</w:t>
      </w:r>
    </w:p>
    <w:p w14:paraId="5C08CBE0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Codice Fiscale</w:t>
      </w:r>
    </w:p>
    <w:p w14:paraId="5882403E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Data di Nascita</w:t>
      </w:r>
    </w:p>
    <w:p w14:paraId="17E76BA2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Comune di Nascita</w:t>
      </w:r>
    </w:p>
    <w:p w14:paraId="2418E8EA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Provincia di Nascita</w:t>
      </w:r>
    </w:p>
    <w:p w14:paraId="6AAC2249" w14:textId="458D6A34" w:rsidR="00815557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Nazione di Nascita</w:t>
      </w:r>
    </w:p>
    <w:p w14:paraId="5D3038B6" w14:textId="235AE9CD" w:rsidR="008D2294" w:rsidRDefault="008D2294" w:rsidP="00D30330">
      <w:pPr>
        <w:pStyle w:val="Paragrafoelenco"/>
        <w:numPr>
          <w:ilvl w:val="0"/>
          <w:numId w:val="65"/>
        </w:numPr>
        <w:ind w:left="1418"/>
      </w:pPr>
      <w:r>
        <w:t>Cittadinanza</w:t>
      </w:r>
    </w:p>
    <w:p w14:paraId="2F3D8507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Cellulare</w:t>
      </w:r>
    </w:p>
    <w:p w14:paraId="6625344F" w14:textId="77777777" w:rsidR="00815557" w:rsidRPr="00D37486" w:rsidRDefault="00815557" w:rsidP="00D30330">
      <w:pPr>
        <w:pStyle w:val="Paragrafoelenco"/>
        <w:numPr>
          <w:ilvl w:val="0"/>
          <w:numId w:val="65"/>
        </w:numPr>
        <w:ind w:left="1418"/>
      </w:pPr>
      <w:r w:rsidRPr="00D37486">
        <w:t>Telefono</w:t>
      </w:r>
    </w:p>
    <w:p w14:paraId="598EB96A" w14:textId="7A2C0641" w:rsidR="003C55FC" w:rsidRDefault="003C55FC" w:rsidP="00E656F8">
      <w:pPr>
        <w:pStyle w:val="Paragrafoelenco"/>
        <w:numPr>
          <w:ilvl w:val="0"/>
          <w:numId w:val="75"/>
        </w:numPr>
      </w:pPr>
      <w:r>
        <w:t>Indirizzo di Residenza*</w:t>
      </w:r>
    </w:p>
    <w:p w14:paraId="2884BBC7" w14:textId="77777777" w:rsidR="003C55FC" w:rsidRDefault="003C55FC" w:rsidP="003C55FC">
      <w:pPr>
        <w:pStyle w:val="Paragrafoelenco"/>
        <w:ind w:left="1418"/>
      </w:pPr>
    </w:p>
    <w:p w14:paraId="4C745377" w14:textId="1C61D69A" w:rsidR="003C55FC" w:rsidRDefault="003C55FC" w:rsidP="003C55FC">
      <w:r>
        <w:t xml:space="preserve">* </w:t>
      </w:r>
      <w:r w:rsidR="00F04CCE" w:rsidRPr="00D37486">
        <w:t>L</w:t>
      </w:r>
      <w:r w:rsidR="00F04CCE">
        <w:t>a</w:t>
      </w:r>
      <w:r w:rsidR="00F04CCE" w:rsidRPr="00D37486">
        <w:t xml:space="preserve"> sezion</w:t>
      </w:r>
      <w:r w:rsidR="00F04CCE">
        <w:t>e</w:t>
      </w:r>
      <w:r w:rsidR="00F04CCE" w:rsidRPr="00D37486">
        <w:t xml:space="preserve"> “Indirizzo di Residenza</w:t>
      </w:r>
      <w:r w:rsidR="00F04CCE">
        <w:t>”</w:t>
      </w:r>
      <w:r w:rsidR="00F04CCE" w:rsidRPr="00D37486">
        <w:t xml:space="preserve"> </w:t>
      </w:r>
      <w:r w:rsidRPr="00D37486">
        <w:t xml:space="preserve">in </w:t>
      </w:r>
      <w:r>
        <w:t xml:space="preserve">fase di </w:t>
      </w:r>
      <w:r w:rsidRPr="00D37486">
        <w:t>apertura</w:t>
      </w:r>
      <w:r>
        <w:t xml:space="preserve"> </w:t>
      </w:r>
      <w:r w:rsidR="008356B8">
        <w:t>task</w:t>
      </w:r>
      <w:r w:rsidRPr="00D37486">
        <w:t xml:space="preserve"> non sar</w:t>
      </w:r>
      <w:r w:rsidR="00F04CCE">
        <w:t>à</w:t>
      </w:r>
      <w:r w:rsidRPr="00D37486">
        <w:t xml:space="preserve"> esplos</w:t>
      </w:r>
      <w:r w:rsidR="00F04CCE">
        <w:t>a</w:t>
      </w:r>
      <w:r>
        <w:t>.</w:t>
      </w:r>
    </w:p>
    <w:p w14:paraId="51119706" w14:textId="77777777" w:rsidR="005F7C18" w:rsidRPr="00F07E35" w:rsidRDefault="005F7C18" w:rsidP="00AA423E"/>
    <w:p w14:paraId="71642B63" w14:textId="3AAF6A60" w:rsidR="00064BDA" w:rsidRDefault="00064BDA" w:rsidP="00D30330">
      <w:pPr>
        <w:pStyle w:val="Paragrafoelenco"/>
        <w:numPr>
          <w:ilvl w:val="0"/>
          <w:numId w:val="26"/>
        </w:numPr>
        <w:ind w:left="1080"/>
        <w:rPr>
          <w:b/>
          <w:bCs/>
        </w:rPr>
      </w:pPr>
      <w:r>
        <w:rPr>
          <w:b/>
          <w:bCs/>
        </w:rPr>
        <w:t xml:space="preserve">Dati </w:t>
      </w:r>
      <w:r w:rsidR="00CA5EB0">
        <w:rPr>
          <w:b/>
          <w:bCs/>
        </w:rPr>
        <w:t>Carta</w:t>
      </w:r>
    </w:p>
    <w:p w14:paraId="21227B88" w14:textId="77777777" w:rsidR="001A6D48" w:rsidRDefault="001A6D48" w:rsidP="001A6D48">
      <w:pPr>
        <w:pStyle w:val="Paragrafoelenco"/>
        <w:numPr>
          <w:ilvl w:val="0"/>
          <w:numId w:val="76"/>
        </w:numPr>
        <w:rPr>
          <w:szCs w:val="22"/>
        </w:rPr>
      </w:pPr>
      <w:r>
        <w:rPr>
          <w:szCs w:val="22"/>
        </w:rPr>
        <w:t>Numero Carta (PAN)</w:t>
      </w:r>
    </w:p>
    <w:p w14:paraId="42E9D9C3" w14:textId="77777777" w:rsidR="001A6D48" w:rsidRDefault="001A6D48" w:rsidP="001A6D48">
      <w:pPr>
        <w:pStyle w:val="Paragrafoelenco"/>
        <w:numPr>
          <w:ilvl w:val="0"/>
          <w:numId w:val="76"/>
        </w:numPr>
        <w:rPr>
          <w:szCs w:val="22"/>
        </w:rPr>
      </w:pPr>
      <w:r>
        <w:rPr>
          <w:szCs w:val="22"/>
        </w:rPr>
        <w:t>Tipo di Carta</w:t>
      </w:r>
    </w:p>
    <w:p w14:paraId="2053E103" w14:textId="77777777" w:rsidR="001A6D48" w:rsidRDefault="001A6D48" w:rsidP="001A6D48">
      <w:pPr>
        <w:pStyle w:val="Paragrafoelenco"/>
        <w:numPr>
          <w:ilvl w:val="0"/>
          <w:numId w:val="76"/>
        </w:numPr>
        <w:rPr>
          <w:szCs w:val="22"/>
        </w:rPr>
      </w:pPr>
      <w:r>
        <w:rPr>
          <w:szCs w:val="22"/>
        </w:rPr>
        <w:t>Intestazione Carta</w:t>
      </w:r>
    </w:p>
    <w:p w14:paraId="36CB5BBA" w14:textId="77777777" w:rsidR="00064BDA" w:rsidRDefault="00064BDA" w:rsidP="00AA423E">
      <w:pPr>
        <w:rPr>
          <w:b/>
          <w:bCs/>
        </w:rPr>
      </w:pPr>
    </w:p>
    <w:p w14:paraId="058C573D" w14:textId="522799C9" w:rsidR="0068221E" w:rsidRPr="0068221E" w:rsidRDefault="0068221E" w:rsidP="0068221E">
      <w:pPr>
        <w:pStyle w:val="Paragrafoelenco"/>
        <w:numPr>
          <w:ilvl w:val="0"/>
          <w:numId w:val="77"/>
        </w:numPr>
        <w:rPr>
          <w:b/>
          <w:bCs/>
        </w:rPr>
      </w:pPr>
      <w:r w:rsidRPr="0068221E">
        <w:rPr>
          <w:b/>
          <w:bCs/>
        </w:rPr>
        <w:t xml:space="preserve">Contenuti Verbale di Denuncia </w:t>
      </w:r>
      <w:r w:rsidR="00B213D0" w:rsidRPr="00586457">
        <w:t>(</w:t>
      </w:r>
      <w:ins w:id="222" w:author="Amalia Cacciatore" w:date="2023-11-24T18:17:00Z">
        <w:r w:rsidR="000A2923">
          <w:t xml:space="preserve">Presente a valle della selezione </w:t>
        </w:r>
      </w:ins>
      <w:ins w:id="223" w:author="Amalia Cacciatore" w:date="2023-11-24T18:19:00Z">
        <w:r w:rsidR="003E56CB">
          <w:t>del tipo documento</w:t>
        </w:r>
      </w:ins>
      <w:ins w:id="224" w:author="Amalia Cacciatore" w:date="2023-11-24T18:17:00Z">
        <w:r w:rsidR="000A2923">
          <w:t xml:space="preserve"> “Verbale dei Denuncia”</w:t>
        </w:r>
      </w:ins>
      <w:del w:id="225" w:author="Amalia Cacciatore" w:date="2023-11-24T18:17:00Z">
        <w:r w:rsidR="00B213D0" w:rsidDel="000A2923">
          <w:delText>Presente se il Cliente ha caricato l’immagine del Verbale della Denuncia</w:delText>
        </w:r>
      </w:del>
      <w:r w:rsidR="00B213D0">
        <w:t>)</w:t>
      </w:r>
    </w:p>
    <w:p w14:paraId="4B1B3D9E" w14:textId="77777777" w:rsidR="008253D5" w:rsidRDefault="008253D5" w:rsidP="00D30330">
      <w:pPr>
        <w:pStyle w:val="Paragrafoelenco"/>
        <w:numPr>
          <w:ilvl w:val="0"/>
          <w:numId w:val="67"/>
        </w:numPr>
        <w:ind w:left="1418"/>
        <w:rPr>
          <w:szCs w:val="22"/>
        </w:rPr>
      </w:pPr>
      <w:r>
        <w:rPr>
          <w:szCs w:val="22"/>
        </w:rPr>
        <w:t>Nome File</w:t>
      </w:r>
    </w:p>
    <w:p w14:paraId="79F0AFEB" w14:textId="77777777" w:rsidR="008253D5" w:rsidRDefault="008253D5" w:rsidP="00D30330">
      <w:pPr>
        <w:pStyle w:val="Paragrafoelenco"/>
        <w:numPr>
          <w:ilvl w:val="0"/>
          <w:numId w:val="67"/>
        </w:numPr>
        <w:ind w:left="1418"/>
        <w:rPr>
          <w:szCs w:val="22"/>
        </w:rPr>
      </w:pPr>
      <w:r>
        <w:rPr>
          <w:szCs w:val="22"/>
        </w:rPr>
        <w:t>Estensione</w:t>
      </w:r>
    </w:p>
    <w:p w14:paraId="7C77F6D2" w14:textId="77777777" w:rsidR="008D10A5" w:rsidRDefault="008D10A5" w:rsidP="00AA423E">
      <w:pPr>
        <w:pStyle w:val="Paragrafoelenco"/>
        <w:ind w:left="1800"/>
        <w:rPr>
          <w:szCs w:val="22"/>
        </w:rPr>
      </w:pPr>
    </w:p>
    <w:p w14:paraId="2691A23D" w14:textId="3F9FEF1E" w:rsidR="00064BDA" w:rsidRPr="008253D5" w:rsidRDefault="00064BDA" w:rsidP="00D30330">
      <w:pPr>
        <w:pStyle w:val="Paragrafoelenco"/>
        <w:numPr>
          <w:ilvl w:val="0"/>
          <w:numId w:val="27"/>
        </w:numPr>
        <w:ind w:left="1069"/>
        <w:rPr>
          <w:b/>
          <w:bCs/>
        </w:rPr>
      </w:pPr>
      <w:r w:rsidRPr="008253D5">
        <w:rPr>
          <w:b/>
          <w:bCs/>
        </w:rPr>
        <w:t xml:space="preserve">Controlli </w:t>
      </w:r>
      <w:r w:rsidR="007E0D76">
        <w:rPr>
          <w:b/>
          <w:bCs/>
        </w:rPr>
        <w:t>Verbale di Denuncia</w:t>
      </w:r>
      <w:r w:rsidR="00B213D0">
        <w:rPr>
          <w:b/>
          <w:bCs/>
        </w:rPr>
        <w:t xml:space="preserve"> </w:t>
      </w:r>
      <w:r w:rsidR="00B213D0" w:rsidRPr="00586457">
        <w:t>(</w:t>
      </w:r>
      <w:ins w:id="226" w:author="Amalia Cacciatore" w:date="2023-11-24T18:17:00Z">
        <w:r w:rsidR="003E56CB">
          <w:t xml:space="preserve">Presente a valle della selezione </w:t>
        </w:r>
      </w:ins>
      <w:ins w:id="227" w:author="Amalia Cacciatore" w:date="2023-11-24T18:19:00Z">
        <w:r w:rsidR="003E56CB">
          <w:t>del tipo documento</w:t>
        </w:r>
      </w:ins>
      <w:ins w:id="228" w:author="Amalia Cacciatore" w:date="2023-11-24T18:17:00Z">
        <w:r w:rsidR="003E56CB">
          <w:t xml:space="preserve"> “Verbale dei Denuncia”</w:t>
        </w:r>
      </w:ins>
      <w:del w:id="229" w:author="Amalia Cacciatore" w:date="2023-11-24T18:17:00Z">
        <w:r w:rsidR="00B213D0" w:rsidDel="003E56CB">
          <w:delText>Presente se il Cliente ha caricato l’immagine del Verbale della Denuncia</w:delText>
        </w:r>
      </w:del>
      <w:r w:rsidR="00B213D0">
        <w:t>)</w:t>
      </w:r>
    </w:p>
    <w:p w14:paraId="3A66625A" w14:textId="606B0D38" w:rsidR="008D10A5" w:rsidRPr="008253D5" w:rsidRDefault="008D10A5" w:rsidP="00AA423E">
      <w:pPr>
        <w:pStyle w:val="Paragrafoelenco"/>
        <w:ind w:left="1069"/>
      </w:pPr>
      <w:r w:rsidRPr="008253D5">
        <w:t>La sezione presenta una checklist per le verifiche del Back-Office sul</w:t>
      </w:r>
      <w:r w:rsidR="00D739D7">
        <w:t xml:space="preserve"> Verbale di Denuncia</w:t>
      </w:r>
      <w:r w:rsidR="00020E69">
        <w:t>.</w:t>
      </w:r>
    </w:p>
    <w:p w14:paraId="63A22269" w14:textId="72C49E58" w:rsidR="007F6EE4" w:rsidRDefault="009D1C43" w:rsidP="00AA423E">
      <w:pPr>
        <w:pStyle w:val="Paragrafoelenco"/>
        <w:ind w:left="1080"/>
      </w:pPr>
      <w:r w:rsidRPr="008253D5">
        <w:t>Per la checklist delle verifiche del BO fare riferimento al References [4].</w:t>
      </w:r>
    </w:p>
    <w:p w14:paraId="4E2B3E27" w14:textId="77777777" w:rsidR="003755B8" w:rsidRDefault="003755B8" w:rsidP="00AA423E">
      <w:pPr>
        <w:pStyle w:val="Paragrafoelenco"/>
        <w:ind w:left="1080"/>
      </w:pPr>
    </w:p>
    <w:p w14:paraId="7973FCFF" w14:textId="6E73D534" w:rsidR="00B213D0" w:rsidRPr="0068221E" w:rsidRDefault="00B213D0" w:rsidP="00B213D0">
      <w:pPr>
        <w:pStyle w:val="Paragrafoelenco"/>
        <w:numPr>
          <w:ilvl w:val="0"/>
          <w:numId w:val="77"/>
        </w:numPr>
        <w:rPr>
          <w:b/>
          <w:bCs/>
        </w:rPr>
      </w:pPr>
      <w:r w:rsidRPr="0068221E">
        <w:rPr>
          <w:b/>
          <w:bCs/>
        </w:rPr>
        <w:t xml:space="preserve">Contenuti </w:t>
      </w:r>
      <w:r w:rsidR="003755B8">
        <w:rPr>
          <w:b/>
          <w:bCs/>
        </w:rPr>
        <w:t xml:space="preserve">Carta </w:t>
      </w:r>
      <w:r w:rsidR="003755B8" w:rsidRPr="00586457">
        <w:t>(</w:t>
      </w:r>
      <w:ins w:id="230" w:author="Amalia Cacciatore" w:date="2023-11-24T18:18:00Z">
        <w:r w:rsidR="003E56CB">
          <w:t>Presente a valle della selezione del tipo documento “Carta”</w:t>
        </w:r>
      </w:ins>
      <w:del w:id="231" w:author="Amalia Cacciatore" w:date="2023-11-24T18:18:00Z">
        <w:r w:rsidR="003755B8" w:rsidDel="003E56CB">
          <w:delText>Presente se il Cliente ha caricato l’immagine della Carta</w:delText>
        </w:r>
      </w:del>
      <w:r w:rsidR="003755B8">
        <w:t>)</w:t>
      </w:r>
    </w:p>
    <w:p w14:paraId="71BDCB74" w14:textId="77777777" w:rsidR="00B213D0" w:rsidRDefault="00B213D0" w:rsidP="00B213D0">
      <w:pPr>
        <w:pStyle w:val="Paragrafoelenco"/>
        <w:numPr>
          <w:ilvl w:val="0"/>
          <w:numId w:val="67"/>
        </w:numPr>
        <w:ind w:left="1418"/>
        <w:rPr>
          <w:szCs w:val="22"/>
        </w:rPr>
      </w:pPr>
      <w:r>
        <w:rPr>
          <w:szCs w:val="22"/>
        </w:rPr>
        <w:t>Nome File</w:t>
      </w:r>
    </w:p>
    <w:p w14:paraId="1933150F" w14:textId="77777777" w:rsidR="00B213D0" w:rsidRDefault="00B213D0" w:rsidP="00B213D0">
      <w:pPr>
        <w:pStyle w:val="Paragrafoelenco"/>
        <w:numPr>
          <w:ilvl w:val="0"/>
          <w:numId w:val="67"/>
        </w:numPr>
        <w:ind w:left="1418"/>
        <w:rPr>
          <w:szCs w:val="22"/>
        </w:rPr>
      </w:pPr>
      <w:r>
        <w:rPr>
          <w:szCs w:val="22"/>
        </w:rPr>
        <w:t>Estensione</w:t>
      </w:r>
    </w:p>
    <w:p w14:paraId="57BB93ED" w14:textId="77777777" w:rsidR="00B213D0" w:rsidRDefault="00B213D0" w:rsidP="00B213D0">
      <w:pPr>
        <w:pStyle w:val="Paragrafoelenco"/>
        <w:ind w:left="1800"/>
        <w:rPr>
          <w:szCs w:val="22"/>
        </w:rPr>
      </w:pPr>
    </w:p>
    <w:p w14:paraId="5226BCC5" w14:textId="48440542" w:rsidR="00B213D0" w:rsidRPr="008253D5" w:rsidRDefault="00B213D0" w:rsidP="00B213D0">
      <w:pPr>
        <w:pStyle w:val="Paragrafoelenco"/>
        <w:numPr>
          <w:ilvl w:val="0"/>
          <w:numId w:val="27"/>
        </w:numPr>
        <w:ind w:left="1069"/>
        <w:rPr>
          <w:b/>
          <w:bCs/>
        </w:rPr>
      </w:pPr>
      <w:r w:rsidRPr="008253D5">
        <w:rPr>
          <w:b/>
          <w:bCs/>
        </w:rPr>
        <w:t xml:space="preserve">Controlli </w:t>
      </w:r>
      <w:r w:rsidR="00DE618D">
        <w:rPr>
          <w:b/>
          <w:bCs/>
        </w:rPr>
        <w:t>Carta</w:t>
      </w:r>
      <w:r>
        <w:rPr>
          <w:b/>
          <w:bCs/>
        </w:rPr>
        <w:t xml:space="preserve"> </w:t>
      </w:r>
      <w:r w:rsidRPr="00586457">
        <w:t>(</w:t>
      </w:r>
      <w:ins w:id="232" w:author="Amalia Cacciatore" w:date="2023-11-24T18:18:00Z">
        <w:r w:rsidR="003E56CB">
          <w:t>Presente a valle della selezione del tipo documento “Carta</w:t>
        </w:r>
      </w:ins>
      <w:ins w:id="233" w:author="Amalia Cacciatore" w:date="2023-11-24T18:19:00Z">
        <w:r w:rsidR="003E56CB">
          <w:t>”</w:t>
        </w:r>
      </w:ins>
      <w:del w:id="234" w:author="Amalia Cacciatore" w:date="2023-11-24T18:18:00Z">
        <w:r w:rsidDel="003E56CB">
          <w:delText xml:space="preserve">Presente se il Cliente ha caricato l’immagine </w:delText>
        </w:r>
        <w:r w:rsidR="00DE618D" w:rsidDel="003E56CB">
          <w:delText>della Carta</w:delText>
        </w:r>
      </w:del>
      <w:r>
        <w:t>)</w:t>
      </w:r>
    </w:p>
    <w:p w14:paraId="3324AAF5" w14:textId="0DB566C3" w:rsidR="00B213D0" w:rsidRPr="008253D5" w:rsidRDefault="00B213D0" w:rsidP="00B213D0">
      <w:pPr>
        <w:pStyle w:val="Paragrafoelenco"/>
        <w:ind w:left="1069"/>
      </w:pPr>
      <w:r w:rsidRPr="008253D5">
        <w:t>La sezione presenta una checklist per le verifiche del Back-Office sul</w:t>
      </w:r>
      <w:r w:rsidR="00D739D7">
        <w:t>la Carta</w:t>
      </w:r>
      <w:r>
        <w:t>.</w:t>
      </w:r>
    </w:p>
    <w:p w14:paraId="20BF473B" w14:textId="77777777" w:rsidR="00B213D0" w:rsidRDefault="00B213D0" w:rsidP="00B213D0">
      <w:pPr>
        <w:pStyle w:val="Paragrafoelenco"/>
        <w:ind w:left="1080"/>
      </w:pPr>
      <w:r w:rsidRPr="008253D5">
        <w:t>Per la checklist delle verifiche del BO fare riferimento al References [4].</w:t>
      </w:r>
    </w:p>
    <w:p w14:paraId="5FB2C615" w14:textId="77777777" w:rsidR="0057615A" w:rsidRDefault="0057615A" w:rsidP="00B213D0">
      <w:pPr>
        <w:pStyle w:val="Paragrafoelenco"/>
        <w:ind w:left="1080"/>
      </w:pPr>
    </w:p>
    <w:p w14:paraId="7CA380FB" w14:textId="5CF14432" w:rsidR="001C07A3" w:rsidRPr="00F07E35" w:rsidDel="003E56CB" w:rsidRDefault="001C07A3" w:rsidP="00B14C05">
      <w:pPr>
        <w:rPr>
          <w:del w:id="235" w:author="Amalia Cacciatore" w:date="2023-11-24T18:20:00Z"/>
        </w:rPr>
      </w:pPr>
    </w:p>
    <w:p w14:paraId="54D51E73" w14:textId="77777777" w:rsidR="009133FE" w:rsidRPr="00C07093" w:rsidRDefault="009133FE" w:rsidP="00AA423E">
      <w:pPr>
        <w:pStyle w:val="Paragrafoelenco"/>
        <w:numPr>
          <w:ilvl w:val="0"/>
          <w:numId w:val="14"/>
        </w:numPr>
        <w:ind w:left="1080"/>
        <w:rPr>
          <w:b/>
          <w:bCs/>
        </w:rPr>
      </w:pPr>
      <w:r w:rsidRPr="00C07093">
        <w:rPr>
          <w:b/>
          <w:bCs/>
        </w:rPr>
        <w:t xml:space="preserve">Sezione di Visualizzazione Allegati </w:t>
      </w:r>
      <w:r w:rsidRPr="00537531">
        <w:t>(colonna a destra)</w:t>
      </w:r>
    </w:p>
    <w:p w14:paraId="6FC3E2CA" w14:textId="5C4362A8" w:rsidR="00B213D0" w:rsidRDefault="009133FE" w:rsidP="00D739D7">
      <w:pPr>
        <w:pStyle w:val="Paragrafoelenco"/>
        <w:ind w:left="1080"/>
      </w:pPr>
      <w:r w:rsidRPr="00C07093">
        <w:t xml:space="preserve">La sezione presenta </w:t>
      </w:r>
      <w:r w:rsidR="00B14C05">
        <w:t>l’allegato</w:t>
      </w:r>
      <w:r w:rsidR="004B1455">
        <w:t xml:space="preserve"> del Verbale di Denuncia</w:t>
      </w:r>
      <w:r w:rsidRPr="00C07093">
        <w:t xml:space="preserve"> </w:t>
      </w:r>
      <w:ins w:id="236" w:author="Amalia Cacciatore" w:date="2023-11-24T18:20:00Z">
        <w:r w:rsidR="001E1303">
          <w:t xml:space="preserve">o della Carta </w:t>
        </w:r>
      </w:ins>
      <w:r w:rsidRPr="00C07093">
        <w:t>per la consultazione visiva da parte del Back-Office</w:t>
      </w:r>
      <w:r w:rsidR="001A0FAE" w:rsidRPr="00C07093">
        <w:t xml:space="preserve"> e la </w:t>
      </w:r>
      <w:r w:rsidR="008F76E4" w:rsidRPr="00C07093">
        <w:t>verifica</w:t>
      </w:r>
      <w:r w:rsidR="001A0FAE" w:rsidRPr="00C07093">
        <w:t xml:space="preserve"> rispetto ai dati nella colonna a sinistra</w:t>
      </w:r>
      <w:r w:rsidR="008F76E4" w:rsidRPr="00C07093">
        <w:t>.</w:t>
      </w:r>
    </w:p>
    <w:p w14:paraId="104E851F" w14:textId="01D8E3C9" w:rsidR="008E61D0" w:rsidRPr="00F07E35" w:rsidRDefault="008E61D0" w:rsidP="008E61D0"/>
    <w:p w14:paraId="6E16B94D" w14:textId="4C2D527D" w:rsidR="001F40D9" w:rsidRPr="00F07E35" w:rsidRDefault="00E236D3" w:rsidP="00D30330">
      <w:pPr>
        <w:pStyle w:val="Paragrafoelenco"/>
        <w:numPr>
          <w:ilvl w:val="0"/>
          <w:numId w:val="16"/>
        </w:numPr>
        <w:rPr>
          <w:b/>
          <w:bCs/>
        </w:rPr>
      </w:pPr>
      <w:r w:rsidRPr="00F07E35">
        <w:rPr>
          <w:b/>
          <w:bCs/>
        </w:rPr>
        <w:t>RIEPILOGO</w:t>
      </w:r>
    </w:p>
    <w:p w14:paraId="7AE642D2" w14:textId="293C3914" w:rsidR="00437781" w:rsidRPr="00654336" w:rsidRDefault="00437781" w:rsidP="00E236D3">
      <w:pPr>
        <w:ind w:left="360"/>
      </w:pPr>
      <w:r w:rsidRPr="00654336">
        <w:t>La sezione</w:t>
      </w:r>
      <w:r w:rsidR="00063BA6">
        <w:t xml:space="preserve">, </w:t>
      </w:r>
      <w:r w:rsidR="00D94916">
        <w:t>abilitata</w:t>
      </w:r>
      <w:r w:rsidR="00063BA6">
        <w:t xml:space="preserve"> solo a completamento dei controlli</w:t>
      </w:r>
      <w:r w:rsidR="00D94916">
        <w:t xml:space="preserve"> lato BO, </w:t>
      </w:r>
      <w:r w:rsidRPr="00654336">
        <w:t xml:space="preserve">contiene </w:t>
      </w:r>
      <w:r w:rsidR="00846B95" w:rsidRPr="00654336">
        <w:t>il repilogo</w:t>
      </w:r>
      <w:r w:rsidR="003876FB" w:rsidRPr="00654336">
        <w:t xml:space="preserve"> de</w:t>
      </w:r>
      <w:r w:rsidR="000459A1" w:rsidRPr="00654336">
        <w:t>lle</w:t>
      </w:r>
      <w:r w:rsidR="00003A73">
        <w:t xml:space="preserve"> Verifiche del BO e le seguenti card</w:t>
      </w:r>
      <w:r w:rsidR="008D10A5">
        <w:t xml:space="preserve"> in sola lettura</w:t>
      </w:r>
      <w:r w:rsidR="00003A73">
        <w:t xml:space="preserve"> evidenziate </w:t>
      </w:r>
      <w:r w:rsidR="008D10A5">
        <w:t>in base alle</w:t>
      </w:r>
      <w:r w:rsidR="000937C2" w:rsidRPr="00654336">
        <w:t xml:space="preserve"> logiche di automatismo</w:t>
      </w:r>
      <w:r w:rsidR="008D10A5">
        <w:t xml:space="preserve"> del Sistema</w:t>
      </w:r>
      <w:r w:rsidR="000937C2" w:rsidRPr="00654336">
        <w:t xml:space="preserve"> </w:t>
      </w:r>
      <w:r w:rsidR="008D10A5">
        <w:t>sui</w:t>
      </w:r>
      <w:r w:rsidR="000937C2" w:rsidRPr="00654336">
        <w:t xml:space="preserve"> </w:t>
      </w:r>
      <w:r w:rsidR="00040D70" w:rsidRPr="00654336">
        <w:t>controlli effettuati</w:t>
      </w:r>
      <w:r w:rsidRPr="00654336">
        <w:t>:</w:t>
      </w:r>
    </w:p>
    <w:p w14:paraId="715602B6" w14:textId="77777777" w:rsidR="000937C2" w:rsidRPr="00654336" w:rsidRDefault="000937C2" w:rsidP="00E236D3">
      <w:pPr>
        <w:ind w:left="360"/>
      </w:pPr>
    </w:p>
    <w:p w14:paraId="4D8CB611" w14:textId="37419327" w:rsidR="00437781" w:rsidRPr="00654336" w:rsidRDefault="00437781" w:rsidP="00D30330">
      <w:pPr>
        <w:pStyle w:val="Paragrafoelenco"/>
        <w:numPr>
          <w:ilvl w:val="0"/>
          <w:numId w:val="17"/>
        </w:numPr>
        <w:ind w:left="1069"/>
      </w:pPr>
      <w:r w:rsidRPr="00654336">
        <w:t>Approvata</w:t>
      </w:r>
    </w:p>
    <w:p w14:paraId="69B71A5A" w14:textId="23DB0B09" w:rsidR="00BB08D7" w:rsidRPr="00654336" w:rsidRDefault="00F22F90" w:rsidP="00D30330">
      <w:pPr>
        <w:pStyle w:val="Paragrafoelenco"/>
        <w:numPr>
          <w:ilvl w:val="0"/>
          <w:numId w:val="17"/>
        </w:numPr>
        <w:ind w:left="1069"/>
      </w:pPr>
      <w:r>
        <w:t>Respinta</w:t>
      </w:r>
    </w:p>
    <w:p w14:paraId="3F32050F" w14:textId="77777777" w:rsidR="00040D70" w:rsidRPr="00654336" w:rsidRDefault="00040D70" w:rsidP="00E236D3">
      <w:pPr>
        <w:ind w:left="349"/>
      </w:pPr>
    </w:p>
    <w:p w14:paraId="4DDEC6CA" w14:textId="44805B07" w:rsidR="00003A73" w:rsidRPr="00F07E35" w:rsidRDefault="00E26AC9" w:rsidP="00003A73">
      <w:pPr>
        <w:ind w:left="349"/>
      </w:pPr>
      <w:r w:rsidRPr="00654336">
        <w:t>Sarà inoltre visibile la</w:t>
      </w:r>
      <w:r w:rsidR="000D7C87" w:rsidRPr="00654336">
        <w:t xml:space="preserve"> sezione “Note”</w:t>
      </w:r>
      <w:r w:rsidRPr="00654336">
        <w:t>,</w:t>
      </w:r>
      <w:r w:rsidR="000D7C87" w:rsidRPr="00654336">
        <w:t xml:space="preserve"> non  obbligatoria</w:t>
      </w:r>
      <w:r w:rsidRPr="00654336">
        <w:t>,</w:t>
      </w:r>
      <w:r w:rsidR="000D7C87" w:rsidRPr="00654336">
        <w:t xml:space="preserve"> solo in caso </w:t>
      </w:r>
      <w:r w:rsidR="00B03BB4">
        <w:t>di respingimento pratica</w:t>
      </w:r>
      <w:r w:rsidR="00570356">
        <w:t xml:space="preserve"> </w:t>
      </w:r>
      <w:r w:rsidR="00C4156C" w:rsidRPr="00654336">
        <w:t>ed il tasto “Chiudi Pratica”</w:t>
      </w:r>
      <w:r w:rsidR="004B2261" w:rsidRPr="00654336">
        <w:t xml:space="preserve"> </w:t>
      </w:r>
      <w:r w:rsidR="00003A73" w:rsidRPr="00654336">
        <w:t>per procedere con</w:t>
      </w:r>
      <w:r w:rsidR="00003A73">
        <w:t xml:space="preserve"> la comunicazione dell’esito Verifiche BO a BPM e</w:t>
      </w:r>
      <w:r w:rsidR="00003A73" w:rsidRPr="00654336">
        <w:t xml:space="preserve"> la chiusura del task e della </w:t>
      </w:r>
      <w:r w:rsidR="00003A73">
        <w:t xml:space="preserve">lavorazione lato </w:t>
      </w:r>
      <w:r w:rsidR="00E92C55">
        <w:t>Operatore</w:t>
      </w:r>
      <w:r w:rsidR="00003A73">
        <w:t xml:space="preserve"> BO.</w:t>
      </w:r>
      <w:r w:rsidR="00003A73" w:rsidRPr="00F07E35">
        <w:t xml:space="preserve"> </w:t>
      </w:r>
    </w:p>
    <w:p w14:paraId="6FB0C498" w14:textId="27C83A58" w:rsidR="00A37160" w:rsidRPr="00A50483" w:rsidRDefault="25546B1E" w:rsidP="00C95334">
      <w:pPr>
        <w:pStyle w:val="Titolo4"/>
        <w:rPr>
          <w:rFonts w:ascii="Times New Roman" w:hAnsi="Times New Roman"/>
        </w:rPr>
      </w:pPr>
      <w:bookmarkStart w:id="237" w:name="_Toc151975914"/>
      <w:r w:rsidRPr="00A50483">
        <w:rPr>
          <w:rFonts w:ascii="Times New Roman" w:hAnsi="Times New Roman"/>
        </w:rPr>
        <w:t>Scenario: Visualizzazione dei documenti allegati</w:t>
      </w:r>
      <w:bookmarkEnd w:id="237"/>
    </w:p>
    <w:p w14:paraId="5DACDDFD" w14:textId="2B8EFDF6" w:rsidR="00A50483" w:rsidRDefault="25546B1E" w:rsidP="00A37160">
      <w:r w:rsidRPr="00F07E35">
        <w:t xml:space="preserve">Verificare che lo Specialista possa visualizzare correttamente </w:t>
      </w:r>
      <w:r w:rsidR="00AE012C">
        <w:t>l’allegato</w:t>
      </w:r>
      <w:r w:rsidRPr="00F07E35">
        <w:t xml:space="preserve"> alla pratica.</w:t>
      </w:r>
    </w:p>
    <w:p w14:paraId="65BC2E9B" w14:textId="019D8951" w:rsidR="00C75053" w:rsidRPr="00504EC3" w:rsidRDefault="00C75053" w:rsidP="00C75053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238" w:name="_Toc151975915"/>
      <w:r w:rsidRPr="00504EC3">
        <w:rPr>
          <w:rFonts w:ascii="Times New Roman" w:hAnsi="Times New Roman"/>
        </w:rPr>
        <w:t>Scenario: Download manuale dei documenti allegati</w:t>
      </w:r>
      <w:bookmarkEnd w:id="238"/>
    </w:p>
    <w:p w14:paraId="5AD2D82D" w14:textId="26F4FFA6" w:rsidR="00C75053" w:rsidRDefault="00C75053" w:rsidP="00C75053">
      <w:r w:rsidRPr="00504EC3">
        <w:t>Verificare che lo Specialista</w:t>
      </w:r>
      <w:r w:rsidR="00700C7A" w:rsidRPr="00504EC3">
        <w:t>, in caso di mancata visualizzazione de</w:t>
      </w:r>
      <w:r w:rsidR="00AB49B6">
        <w:t>ll’allegato</w:t>
      </w:r>
      <w:r w:rsidR="00700C7A" w:rsidRPr="00504EC3">
        <w:t>,</w:t>
      </w:r>
      <w:r w:rsidRPr="00504EC3">
        <w:t xml:space="preserve"> possa effettuare</w:t>
      </w:r>
      <w:r w:rsidR="00700C7A" w:rsidRPr="00504EC3">
        <w:t xml:space="preserve"> il download </w:t>
      </w:r>
      <w:r w:rsidR="00AE012C" w:rsidRPr="00504EC3">
        <w:t>manuale del documento</w:t>
      </w:r>
      <w:r w:rsidR="00700C7A" w:rsidRPr="00504EC3">
        <w:t xml:space="preserve"> tramite apposita funzionalità</w:t>
      </w:r>
      <w:r w:rsidRPr="00504EC3">
        <w:t>.</w:t>
      </w:r>
    </w:p>
    <w:p w14:paraId="09B6EA42" w14:textId="77777777" w:rsidR="0031256E" w:rsidRPr="00F07E35" w:rsidRDefault="0031256E" w:rsidP="00C75053"/>
    <w:p w14:paraId="1ED027D2" w14:textId="40DBF938" w:rsidR="00B3256B" w:rsidRPr="001455BD" w:rsidRDefault="5EA35023" w:rsidP="00C95334">
      <w:pPr>
        <w:pStyle w:val="Titolo2"/>
        <w:rPr>
          <w:rFonts w:ascii="Times New Roman" w:hAnsi="Times New Roman"/>
          <w:lang w:val="en-GB"/>
        </w:rPr>
      </w:pPr>
      <w:bookmarkStart w:id="239" w:name="_Toc151975916"/>
      <w:r w:rsidRPr="001455BD">
        <w:rPr>
          <w:rFonts w:ascii="Times New Roman" w:hAnsi="Times New Roman"/>
          <w:lang w:val="en-GB"/>
        </w:rPr>
        <w:lastRenderedPageBreak/>
        <w:t xml:space="preserve">User Story “Verifiche </w:t>
      </w:r>
      <w:r w:rsidR="394D07A7" w:rsidRPr="001455BD">
        <w:rPr>
          <w:rFonts w:ascii="Times New Roman" w:hAnsi="Times New Roman"/>
          <w:lang w:val="en-GB"/>
        </w:rPr>
        <w:t xml:space="preserve">del </w:t>
      </w:r>
      <w:r w:rsidRPr="001455BD">
        <w:rPr>
          <w:rFonts w:ascii="Times New Roman" w:hAnsi="Times New Roman"/>
          <w:lang w:val="en-GB"/>
        </w:rPr>
        <w:t>B</w:t>
      </w:r>
      <w:r w:rsidR="451350B3" w:rsidRPr="001455BD">
        <w:rPr>
          <w:rFonts w:ascii="Times New Roman" w:hAnsi="Times New Roman"/>
          <w:lang w:val="en-GB"/>
        </w:rPr>
        <w:t>ack</w:t>
      </w:r>
      <w:r w:rsidR="631D146F" w:rsidRPr="001455BD">
        <w:rPr>
          <w:rFonts w:ascii="Times New Roman" w:hAnsi="Times New Roman"/>
          <w:lang w:val="en-GB"/>
        </w:rPr>
        <w:t>-</w:t>
      </w:r>
      <w:r w:rsidRPr="001455BD">
        <w:rPr>
          <w:rFonts w:ascii="Times New Roman" w:hAnsi="Times New Roman"/>
          <w:lang w:val="en-GB"/>
        </w:rPr>
        <w:t>O</w:t>
      </w:r>
      <w:r w:rsidR="451350B3" w:rsidRPr="001455BD">
        <w:rPr>
          <w:rFonts w:ascii="Times New Roman" w:hAnsi="Times New Roman"/>
          <w:lang w:val="en-GB"/>
        </w:rPr>
        <w:t>ffice</w:t>
      </w:r>
      <w:r w:rsidRPr="001455BD">
        <w:rPr>
          <w:rFonts w:ascii="Times New Roman" w:hAnsi="Times New Roman"/>
          <w:lang w:val="en-GB"/>
        </w:rPr>
        <w:t>”</w:t>
      </w:r>
      <w:bookmarkEnd w:id="239"/>
    </w:p>
    <w:p w14:paraId="253D05D1" w14:textId="2328D0CD" w:rsidR="00C37BC2" w:rsidRPr="00D50720" w:rsidRDefault="00B3256B" w:rsidP="00B3256B">
      <w:r w:rsidRPr="00D50720">
        <w:t xml:space="preserve">Come </w:t>
      </w:r>
      <w:r w:rsidR="00C31F4C" w:rsidRPr="00D50720">
        <w:t>S</w:t>
      </w:r>
      <w:r w:rsidRPr="00D50720">
        <w:t>pecialista devo poter effettuare</w:t>
      </w:r>
      <w:r w:rsidR="009B300C" w:rsidRPr="00D50720">
        <w:t xml:space="preserve"> </w:t>
      </w:r>
      <w:r w:rsidR="00F15421" w:rsidRPr="00D50720">
        <w:t>delle</w:t>
      </w:r>
      <w:r w:rsidR="009B300C" w:rsidRPr="00D50720">
        <w:t xml:space="preserve"> verifiche </w:t>
      </w:r>
      <w:r w:rsidR="00993CFA">
        <w:t>sul Verbale di Denuncia</w:t>
      </w:r>
      <w:r w:rsidR="00395954" w:rsidRPr="00D50720">
        <w:t xml:space="preserve"> </w:t>
      </w:r>
      <w:r w:rsidR="007A0C54">
        <w:t>o sulla Carta,</w:t>
      </w:r>
      <w:r w:rsidR="00395954" w:rsidRPr="00D50720">
        <w:t xml:space="preserve"> ed indicare se </w:t>
      </w:r>
      <w:r w:rsidR="006B1BFA">
        <w:t xml:space="preserve">il documento è </w:t>
      </w:r>
      <w:r w:rsidR="00395954" w:rsidRPr="00D50720">
        <w:t>conform</w:t>
      </w:r>
      <w:r w:rsidR="006B1BFA">
        <w:t>e</w:t>
      </w:r>
      <w:r w:rsidR="00395954" w:rsidRPr="00D50720">
        <w:t xml:space="preserve"> </w:t>
      </w:r>
      <w:r w:rsidR="009B300C" w:rsidRPr="00D50720">
        <w:t xml:space="preserve">per poter </w:t>
      </w:r>
      <w:r w:rsidR="00280F46" w:rsidRPr="00D50720">
        <w:t>procedere nella lavorazione</w:t>
      </w:r>
      <w:r w:rsidR="005763B6" w:rsidRPr="00D50720">
        <w:t xml:space="preserve">. </w:t>
      </w:r>
      <w:r w:rsidR="00463A67" w:rsidRPr="00D50720">
        <w:t xml:space="preserve">In caso di non conformità devo poter </w:t>
      </w:r>
      <w:r w:rsidR="005A3184" w:rsidRPr="00D50720">
        <w:t>inserire</w:t>
      </w:r>
      <w:r w:rsidR="00DD45F5" w:rsidRPr="00D50720">
        <w:t xml:space="preserve"> facoltativamente</w:t>
      </w:r>
      <w:r w:rsidR="00E72851" w:rsidRPr="00D50720">
        <w:t xml:space="preserve"> una nota.</w:t>
      </w:r>
    </w:p>
    <w:p w14:paraId="0B93CF80" w14:textId="7B0B5F6D" w:rsidR="00C37BC2" w:rsidRDefault="00C37BC2" w:rsidP="00B3256B"/>
    <w:p w14:paraId="7E58C9F6" w14:textId="4E223FF5" w:rsidR="001455BD" w:rsidRPr="009D34B2" w:rsidRDefault="001455BD" w:rsidP="00B3256B">
      <w:r w:rsidRPr="009D34B2">
        <w:t>Per le causali di KO da inviare al BPM fare riferimento al References [2].</w:t>
      </w:r>
    </w:p>
    <w:p w14:paraId="5BAE2E3B" w14:textId="65CE68D4" w:rsidR="00C37BC2" w:rsidRPr="009D34B2" w:rsidRDefault="0060400B" w:rsidP="00B3256B">
      <w:r w:rsidRPr="009D34B2">
        <w:t xml:space="preserve">Per </w:t>
      </w:r>
      <w:r w:rsidR="00053621" w:rsidRPr="009D34B2">
        <w:t>la che</w:t>
      </w:r>
      <w:r w:rsidR="00F90224" w:rsidRPr="009D34B2">
        <w:t>c</w:t>
      </w:r>
      <w:r w:rsidR="00053621" w:rsidRPr="009D34B2">
        <w:t xml:space="preserve">klist </w:t>
      </w:r>
      <w:r w:rsidRPr="009D34B2">
        <w:t>delle verifiche del BO</w:t>
      </w:r>
      <w:r w:rsidR="00053621" w:rsidRPr="009D34B2">
        <w:t xml:space="preserve"> fare riferimento al References [</w:t>
      </w:r>
      <w:r w:rsidR="004D3851" w:rsidRPr="009D34B2">
        <w:t>4</w:t>
      </w:r>
      <w:r w:rsidR="00053621" w:rsidRPr="009D34B2">
        <w:t>]</w:t>
      </w:r>
    </w:p>
    <w:p w14:paraId="3918535B" w14:textId="7542A7A4" w:rsidR="001455BD" w:rsidRPr="00D50720" w:rsidRDefault="001455BD" w:rsidP="00B3256B">
      <w:r w:rsidRPr="009D34B2">
        <w:t>Per gli Automatismi di SD fare riferimento al References [6].</w:t>
      </w:r>
    </w:p>
    <w:p w14:paraId="6199E7C3" w14:textId="52E1CF77" w:rsidR="004B3A2B" w:rsidRDefault="2A38B222" w:rsidP="00C95334">
      <w:pPr>
        <w:pStyle w:val="Titolo3"/>
        <w:rPr>
          <w:rFonts w:ascii="Times New Roman" w:hAnsi="Times New Roman"/>
        </w:rPr>
      </w:pPr>
      <w:bookmarkStart w:id="240" w:name="_Toc151975917"/>
      <w:r w:rsidRPr="00945AFE">
        <w:rPr>
          <w:rFonts w:ascii="Times New Roman" w:hAnsi="Times New Roman"/>
        </w:rPr>
        <w:t>Acceptance Criteria</w:t>
      </w:r>
      <w:bookmarkEnd w:id="240"/>
    </w:p>
    <w:p w14:paraId="79982A4C" w14:textId="675D5912" w:rsidR="007C5085" w:rsidRPr="00945AFE" w:rsidRDefault="007C5085" w:rsidP="00C95334">
      <w:pPr>
        <w:pStyle w:val="Titolo4"/>
        <w:rPr>
          <w:rFonts w:ascii="Times New Roman" w:hAnsi="Times New Roman"/>
        </w:rPr>
      </w:pPr>
      <w:bookmarkStart w:id="241" w:name="_Toc151975918"/>
      <w:r w:rsidRPr="00945AFE">
        <w:rPr>
          <w:rFonts w:ascii="Times New Roman" w:hAnsi="Times New Roman"/>
        </w:rPr>
        <w:t xml:space="preserve">Scenario: Controllo Presenza </w:t>
      </w:r>
      <w:r w:rsidR="00FD5159">
        <w:rPr>
          <w:rFonts w:ascii="Times New Roman" w:hAnsi="Times New Roman"/>
        </w:rPr>
        <w:t>Verbale di Denuncia</w:t>
      </w:r>
      <w:bookmarkEnd w:id="241"/>
    </w:p>
    <w:p w14:paraId="5D9B8DD5" w14:textId="0A7175EA" w:rsidR="007C5085" w:rsidRPr="00945AFE" w:rsidRDefault="00E92C55" w:rsidP="007C5085">
      <w:r w:rsidRPr="00945AFE">
        <w:t xml:space="preserve">Verificare che il Sistema </w:t>
      </w:r>
      <w:r w:rsidR="007C5085" w:rsidRPr="00945AFE">
        <w:t>permetta allo Specialista di indicare</w:t>
      </w:r>
      <w:r w:rsidR="00810F0F" w:rsidRPr="00945AFE">
        <w:t xml:space="preserve"> </w:t>
      </w:r>
      <w:r w:rsidR="007C5085" w:rsidRPr="00945AFE">
        <w:t xml:space="preserve">la </w:t>
      </w:r>
      <w:r w:rsidR="00810F0F" w:rsidRPr="00945AFE">
        <w:t xml:space="preserve">presenza del </w:t>
      </w:r>
      <w:r w:rsidR="00FD5159">
        <w:t>Verbale di Denuncia</w:t>
      </w:r>
      <w:r w:rsidR="00A1710C" w:rsidRPr="00945AFE">
        <w:t>. In caso positivo si abiliterà la colonna “Conformità” per poter esprimere</w:t>
      </w:r>
      <w:r w:rsidR="00FD7882" w:rsidRPr="00945AFE">
        <w:t xml:space="preserve"> </w:t>
      </w:r>
      <w:r w:rsidR="004B509B" w:rsidRPr="00945AFE">
        <w:t xml:space="preserve">l’esito sui controlli. In caso negativo la colonna </w:t>
      </w:r>
      <w:r w:rsidR="00D62ED9" w:rsidRPr="00945AFE">
        <w:t>verrà</w:t>
      </w:r>
      <w:r w:rsidR="004B509B" w:rsidRPr="00945AFE">
        <w:t xml:space="preserve"> disabilitata</w:t>
      </w:r>
      <w:r w:rsidR="00772A15">
        <w:t xml:space="preserve"> e</w:t>
      </w:r>
      <w:r w:rsidR="00D62ED9" w:rsidRPr="00945AFE">
        <w:t xml:space="preserve"> tutti i Controlli di Conformità Documento andranno in K</w:t>
      </w:r>
      <w:r w:rsidR="00772A15">
        <w:t>O</w:t>
      </w:r>
      <w:r w:rsidR="00D62ED9" w:rsidRPr="00945AFE">
        <w:t>.</w:t>
      </w:r>
      <w:r w:rsidR="009F7E8B" w:rsidRPr="00945AFE">
        <w:t xml:space="preserve"> </w:t>
      </w:r>
      <w:r w:rsidR="00647DB6" w:rsidRPr="00945AFE">
        <w:t xml:space="preserve">Di default </w:t>
      </w:r>
      <w:r w:rsidR="003616FD" w:rsidRPr="00945AFE">
        <w:t xml:space="preserve">il </w:t>
      </w:r>
      <w:r w:rsidR="00807FBE" w:rsidRPr="00945AFE">
        <w:t>radio button</w:t>
      </w:r>
      <w:r w:rsidR="003616FD" w:rsidRPr="00945AFE">
        <w:t xml:space="preserve"> non è valorizzato e la colonna Conformità è disa</w:t>
      </w:r>
      <w:r w:rsidR="1EAFC343" w:rsidRPr="00945AFE">
        <w:t>bilita</w:t>
      </w:r>
      <w:r w:rsidR="003616FD" w:rsidRPr="00945AFE">
        <w:t>ta</w:t>
      </w:r>
      <w:r w:rsidR="00315791" w:rsidRPr="00945AFE">
        <w:t>.</w:t>
      </w:r>
    </w:p>
    <w:p w14:paraId="0383256C" w14:textId="04CA78BC" w:rsidR="0038498B" w:rsidRPr="00945AFE" w:rsidRDefault="4A9BD846" w:rsidP="00C95334">
      <w:pPr>
        <w:pStyle w:val="Titolo4"/>
        <w:rPr>
          <w:rFonts w:ascii="Times New Roman" w:hAnsi="Times New Roman"/>
        </w:rPr>
      </w:pPr>
      <w:bookmarkStart w:id="242" w:name="_Toc88725235"/>
      <w:bookmarkStart w:id="243" w:name="_Toc151975919"/>
      <w:r w:rsidRPr="00945AFE">
        <w:rPr>
          <w:rFonts w:ascii="Times New Roman" w:hAnsi="Times New Roman"/>
        </w:rPr>
        <w:t xml:space="preserve">Scenario: Controlli Conformità </w:t>
      </w:r>
      <w:bookmarkEnd w:id="242"/>
      <w:r w:rsidR="000E3481">
        <w:rPr>
          <w:rFonts w:ascii="Times New Roman" w:hAnsi="Times New Roman"/>
        </w:rPr>
        <w:t>Verbale di Denuncia</w:t>
      </w:r>
      <w:bookmarkEnd w:id="243"/>
    </w:p>
    <w:p w14:paraId="593F4E17" w14:textId="388074A4" w:rsidR="0038498B" w:rsidRPr="00945AFE" w:rsidRDefault="00E92C55" w:rsidP="0038498B">
      <w:r w:rsidRPr="00945AFE">
        <w:t xml:space="preserve">Verificare che il Sistema </w:t>
      </w:r>
      <w:r w:rsidR="0038498B" w:rsidRPr="00945AFE">
        <w:t>permetta allo Specialista di indicare</w:t>
      </w:r>
      <w:r w:rsidR="00E4210C" w:rsidRPr="00945AFE">
        <w:t xml:space="preserve"> </w:t>
      </w:r>
      <w:r w:rsidR="00C40628" w:rsidRPr="00945AFE">
        <w:t>per il</w:t>
      </w:r>
      <w:r w:rsidR="0038498B" w:rsidRPr="00945AFE">
        <w:t xml:space="preserve"> </w:t>
      </w:r>
      <w:r w:rsidR="000E3481">
        <w:t>Verbale di Denuncia</w:t>
      </w:r>
      <w:r w:rsidR="0038498B" w:rsidRPr="00945AFE">
        <w:t xml:space="preserve"> la conformità o meno in merito </w:t>
      </w:r>
      <w:r w:rsidR="00C40628" w:rsidRPr="00945AFE">
        <w:t>tramite i</w:t>
      </w:r>
      <w:r w:rsidR="0038498B" w:rsidRPr="00945AFE">
        <w:t xml:space="preserve"> seguenti controlli</w:t>
      </w:r>
      <w:r w:rsidR="00BC4207" w:rsidRPr="00945AFE">
        <w:t xml:space="preserve"> (</w:t>
      </w:r>
      <w:r w:rsidR="003761EA">
        <w:t xml:space="preserve">fare riferimento al </w:t>
      </w:r>
      <w:r w:rsidR="00BC4207" w:rsidRPr="00945AFE">
        <w:t>References [4])</w:t>
      </w:r>
      <w:r w:rsidR="0038498B" w:rsidRPr="00945AFE">
        <w:t>:</w:t>
      </w:r>
    </w:p>
    <w:p w14:paraId="14D8DB07" w14:textId="77777777" w:rsidR="004A0228" w:rsidRPr="00945AFE" w:rsidRDefault="004A0228" w:rsidP="0038498B"/>
    <w:p w14:paraId="3DADFFE2" w14:textId="1CB40BC0" w:rsidR="004A0228" w:rsidRPr="00945AFE" w:rsidRDefault="004A0228" w:rsidP="00022C84">
      <w:pPr>
        <w:pStyle w:val="Paragrafoelenco"/>
        <w:numPr>
          <w:ilvl w:val="0"/>
          <w:numId w:val="80"/>
        </w:numPr>
      </w:pPr>
      <w:r w:rsidRPr="00945AFE">
        <w:t>“</w:t>
      </w:r>
      <w:r w:rsidR="0000330D" w:rsidRPr="0000330D">
        <w:t>Il Verbale di Denuncia risulta leggibile?</w:t>
      </w:r>
      <w:r w:rsidR="0000330D">
        <w:t>”</w:t>
      </w:r>
    </w:p>
    <w:p w14:paraId="354B0482" w14:textId="4F390957" w:rsidR="00C40628" w:rsidRDefault="004A0228" w:rsidP="00022C84">
      <w:pPr>
        <w:pStyle w:val="Paragrafoelenco"/>
        <w:numPr>
          <w:ilvl w:val="0"/>
          <w:numId w:val="80"/>
        </w:numPr>
      </w:pPr>
      <w:r w:rsidRPr="00945AFE">
        <w:t>“</w:t>
      </w:r>
      <w:r w:rsidR="00107F3F" w:rsidRPr="00107F3F">
        <w:t>Il Verbale di Denuncia è idoneo al controllo formale?</w:t>
      </w:r>
      <w:r w:rsidR="00107F3F">
        <w:t>”</w:t>
      </w:r>
    </w:p>
    <w:p w14:paraId="5003A1D6" w14:textId="431AADB4" w:rsidR="00107F3F" w:rsidRDefault="00107F3F" w:rsidP="00022C84">
      <w:pPr>
        <w:pStyle w:val="Paragrafoelenco"/>
        <w:numPr>
          <w:ilvl w:val="0"/>
          <w:numId w:val="80"/>
        </w:numPr>
      </w:pPr>
      <w:r>
        <w:t>“</w:t>
      </w:r>
      <w:r w:rsidRPr="00107F3F">
        <w:t>I dati del Verbale di Denuncia sono coerenti con i dati del Cliente?</w:t>
      </w:r>
      <w:r>
        <w:t>”</w:t>
      </w:r>
    </w:p>
    <w:p w14:paraId="578719B9" w14:textId="7E13F197" w:rsidR="00107F3F" w:rsidRDefault="00022C84" w:rsidP="00022C84">
      <w:pPr>
        <w:pStyle w:val="Paragrafoelenco"/>
        <w:numPr>
          <w:ilvl w:val="0"/>
          <w:numId w:val="80"/>
        </w:numPr>
      </w:pPr>
      <w:r>
        <w:t>“</w:t>
      </w:r>
      <w:r w:rsidRPr="00022C84">
        <w:t>Il numero della carta nel Verbale di Denuncia corrisponde al numero di carta presente tra i dati della pratica?</w:t>
      </w:r>
      <w:r>
        <w:t>”</w:t>
      </w:r>
    </w:p>
    <w:p w14:paraId="3A5A7E62" w14:textId="77777777" w:rsidR="00DE0431" w:rsidRPr="00945AFE" w:rsidRDefault="00DE0431" w:rsidP="00DE0431">
      <w:pPr>
        <w:pStyle w:val="Paragrafoelenco"/>
      </w:pPr>
    </w:p>
    <w:p w14:paraId="3E1F18A7" w14:textId="0AB67D0F" w:rsidR="00DE0431" w:rsidRDefault="00DE0431" w:rsidP="00DE0431">
      <w:r w:rsidRPr="00945AFE">
        <w:t xml:space="preserve">Di default i </w:t>
      </w:r>
      <w:r w:rsidR="00807FBE" w:rsidRPr="00945AFE">
        <w:t>radio button</w:t>
      </w:r>
      <w:r w:rsidRPr="00945AFE">
        <w:t xml:space="preserve"> della checklist non sono valorizzati.</w:t>
      </w:r>
    </w:p>
    <w:p w14:paraId="1007D0A1" w14:textId="2B11EE7D" w:rsidR="002113C2" w:rsidRPr="00945AFE" w:rsidRDefault="002113C2" w:rsidP="002113C2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244" w:name="_Toc151975920"/>
      <w:r w:rsidRPr="00945AFE">
        <w:rPr>
          <w:rFonts w:ascii="Times New Roman" w:hAnsi="Times New Roman"/>
        </w:rPr>
        <w:t xml:space="preserve">Scenario: </w:t>
      </w:r>
      <w:r>
        <w:rPr>
          <w:rFonts w:ascii="Times New Roman" w:hAnsi="Times New Roman"/>
        </w:rPr>
        <w:t xml:space="preserve">Specifiche </w:t>
      </w:r>
      <w:r w:rsidRPr="00945AFE">
        <w:rPr>
          <w:rFonts w:ascii="Times New Roman" w:hAnsi="Times New Roman"/>
        </w:rPr>
        <w:t>Controll</w:t>
      </w:r>
      <w:r>
        <w:rPr>
          <w:rFonts w:ascii="Times New Roman" w:hAnsi="Times New Roman"/>
        </w:rPr>
        <w:t>o di</w:t>
      </w:r>
      <w:r w:rsidRPr="00945AFE">
        <w:rPr>
          <w:rFonts w:ascii="Times New Roman" w:hAnsi="Times New Roman"/>
        </w:rPr>
        <w:t xml:space="preserve"> Conformità </w:t>
      </w:r>
      <w:r>
        <w:rPr>
          <w:rFonts w:ascii="Times New Roman" w:hAnsi="Times New Roman"/>
        </w:rPr>
        <w:t>N. 2</w:t>
      </w:r>
      <w:bookmarkEnd w:id="244"/>
    </w:p>
    <w:p w14:paraId="4AF9C1F0" w14:textId="38BFDD91" w:rsidR="008A5B77" w:rsidRDefault="002113C2" w:rsidP="002113C2">
      <w:r w:rsidRPr="00945AFE">
        <w:t>Verificare che</w:t>
      </w:r>
      <w:r>
        <w:t xml:space="preserve">, </w:t>
      </w:r>
      <w:r w:rsidR="00720C9A">
        <w:t xml:space="preserve">in caso di non Conformità del controllo </w:t>
      </w:r>
      <w:r w:rsidR="008A5B77">
        <w:t xml:space="preserve"> </w:t>
      </w:r>
    </w:p>
    <w:p w14:paraId="54FD0D99" w14:textId="77777777" w:rsidR="008A5B77" w:rsidRDefault="008A5B77" w:rsidP="008A5B77"/>
    <w:p w14:paraId="66707C34" w14:textId="70CF1F9F" w:rsidR="008A5B77" w:rsidRDefault="008A5B77" w:rsidP="008A5B77">
      <w:r w:rsidRPr="00945AFE">
        <w:t>“</w:t>
      </w:r>
      <w:r w:rsidRPr="00107F3F">
        <w:t>Il Verbale di Denuncia è idoneo al controllo formale?</w:t>
      </w:r>
      <w:r>
        <w:t>”</w:t>
      </w:r>
    </w:p>
    <w:p w14:paraId="076CFB38" w14:textId="77777777" w:rsidR="008A5B77" w:rsidRDefault="008A5B77" w:rsidP="008A5B77"/>
    <w:p w14:paraId="16DB5AD3" w14:textId="3E13A729" w:rsidR="002113C2" w:rsidRDefault="002113C2" w:rsidP="002113C2">
      <w:r w:rsidRPr="00945AFE">
        <w:t xml:space="preserve">il Sistema permetta allo Specialista di </w:t>
      </w:r>
      <w:r w:rsidR="00720C9A">
        <w:t>selezionare una delle seguenti voci per cui il controllo risulta</w:t>
      </w:r>
      <w:r w:rsidR="001816CB">
        <w:t>to</w:t>
      </w:r>
      <w:r w:rsidR="00720C9A">
        <w:t xml:space="preserve"> in KO:</w:t>
      </w:r>
    </w:p>
    <w:p w14:paraId="15A7F267" w14:textId="77777777" w:rsidR="00720C9A" w:rsidRDefault="00720C9A" w:rsidP="002113C2"/>
    <w:p w14:paraId="73216A63" w14:textId="77777777" w:rsidR="00C82D40" w:rsidRDefault="00C82D40" w:rsidP="00C82D40">
      <w:pPr>
        <w:pStyle w:val="Paragrafoelenco"/>
        <w:numPr>
          <w:ilvl w:val="0"/>
          <w:numId w:val="82"/>
        </w:numPr>
      </w:pPr>
      <w:r>
        <w:t>Intestazione</w:t>
      </w:r>
    </w:p>
    <w:p w14:paraId="63FB4A3B" w14:textId="77777777" w:rsidR="00C82D40" w:rsidRDefault="00C82D40" w:rsidP="00C82D40">
      <w:pPr>
        <w:pStyle w:val="Paragrafoelenco"/>
        <w:numPr>
          <w:ilvl w:val="0"/>
          <w:numId w:val="82"/>
        </w:numPr>
      </w:pPr>
      <w:r>
        <w:t>Firme</w:t>
      </w:r>
    </w:p>
    <w:p w14:paraId="3A5B936C" w14:textId="77777777" w:rsidR="00C82D40" w:rsidRDefault="00C82D40" w:rsidP="00C82D40">
      <w:pPr>
        <w:pStyle w:val="Paragrafoelenco"/>
        <w:numPr>
          <w:ilvl w:val="0"/>
          <w:numId w:val="82"/>
        </w:numPr>
      </w:pPr>
      <w:r>
        <w:t>Intestazione Conforme al Timbro</w:t>
      </w:r>
    </w:p>
    <w:p w14:paraId="663375D7" w14:textId="77777777" w:rsidR="00C82D40" w:rsidRDefault="00C82D40" w:rsidP="00C82D40">
      <w:pPr>
        <w:pStyle w:val="Paragrafoelenco"/>
        <w:numPr>
          <w:ilvl w:val="0"/>
          <w:numId w:val="82"/>
        </w:numPr>
      </w:pPr>
      <w:r>
        <w:t>Dichiarazione Conforme alle Firme</w:t>
      </w:r>
    </w:p>
    <w:p w14:paraId="4C00DE71" w14:textId="5F3CB09D" w:rsidR="00C82D40" w:rsidRPr="00945AFE" w:rsidRDefault="00C82D40" w:rsidP="00C82D40">
      <w:pPr>
        <w:pStyle w:val="Paragrafoelenco"/>
        <w:numPr>
          <w:ilvl w:val="0"/>
          <w:numId w:val="82"/>
        </w:numPr>
      </w:pPr>
      <w:r>
        <w:t>Carta Poste Italiane</w:t>
      </w:r>
    </w:p>
    <w:p w14:paraId="78381C2D" w14:textId="77777777" w:rsidR="002113C2" w:rsidRPr="00945AFE" w:rsidRDefault="002113C2" w:rsidP="002113C2"/>
    <w:p w14:paraId="582D66DB" w14:textId="77777777" w:rsidR="00765888" w:rsidRDefault="00C82D40" w:rsidP="00DE0431">
      <w:r>
        <w:t xml:space="preserve">Ad ognuna delle voci indicate corrisponde un codice motivazione specifico da inviare al BPM per </w:t>
      </w:r>
      <w:r w:rsidR="00765888">
        <w:t>informare il Cliente del motivo di respingimento pratica.</w:t>
      </w:r>
    </w:p>
    <w:p w14:paraId="5761E5A2" w14:textId="6FB168FC" w:rsidR="00EE7FF3" w:rsidRPr="00945AFE" w:rsidRDefault="00EE7FF3" w:rsidP="00EE7FF3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245" w:name="_Toc151975921"/>
      <w:r w:rsidRPr="00945AFE">
        <w:rPr>
          <w:rFonts w:ascii="Times New Roman" w:hAnsi="Times New Roman"/>
        </w:rPr>
        <w:t xml:space="preserve">Scenario: </w:t>
      </w:r>
      <w:r>
        <w:rPr>
          <w:rFonts w:ascii="Times New Roman" w:hAnsi="Times New Roman"/>
        </w:rPr>
        <w:t xml:space="preserve">Specifiche </w:t>
      </w:r>
      <w:r w:rsidRPr="00945AFE">
        <w:rPr>
          <w:rFonts w:ascii="Times New Roman" w:hAnsi="Times New Roman"/>
        </w:rPr>
        <w:t>Controll</w:t>
      </w:r>
      <w:r>
        <w:rPr>
          <w:rFonts w:ascii="Times New Roman" w:hAnsi="Times New Roman"/>
        </w:rPr>
        <w:t>o di</w:t>
      </w:r>
      <w:r w:rsidRPr="00945AFE">
        <w:rPr>
          <w:rFonts w:ascii="Times New Roman" w:hAnsi="Times New Roman"/>
        </w:rPr>
        <w:t xml:space="preserve"> Conformità </w:t>
      </w:r>
      <w:r>
        <w:rPr>
          <w:rFonts w:ascii="Times New Roman" w:hAnsi="Times New Roman"/>
        </w:rPr>
        <w:t xml:space="preserve">N. </w:t>
      </w:r>
      <w:r w:rsidR="00244D3F">
        <w:rPr>
          <w:rFonts w:ascii="Times New Roman" w:hAnsi="Times New Roman"/>
        </w:rPr>
        <w:t>4</w:t>
      </w:r>
      <w:bookmarkEnd w:id="245"/>
    </w:p>
    <w:p w14:paraId="61B369E4" w14:textId="7BEE7E50" w:rsidR="00EE7FF3" w:rsidRDefault="00EE7FF3" w:rsidP="00EE7FF3">
      <w:r w:rsidRPr="00945AFE">
        <w:t>Verificare che</w:t>
      </w:r>
      <w:r w:rsidR="00133109">
        <w:t xml:space="preserve"> </w:t>
      </w:r>
      <w:r w:rsidR="00244D3F">
        <w:t>il controllo</w:t>
      </w:r>
      <w:r>
        <w:t xml:space="preserve">  </w:t>
      </w:r>
    </w:p>
    <w:p w14:paraId="3AF23B33" w14:textId="77777777" w:rsidR="00EE7FF3" w:rsidRDefault="00EE7FF3" w:rsidP="00EE7FF3"/>
    <w:p w14:paraId="79D5F887" w14:textId="1FDFF7F1" w:rsidR="00EE7FF3" w:rsidRDefault="00EE7FF3" w:rsidP="00EE7FF3">
      <w:r w:rsidRPr="00945AFE">
        <w:lastRenderedPageBreak/>
        <w:t>“</w:t>
      </w:r>
      <w:r w:rsidR="001C4504" w:rsidRPr="001C4504">
        <w:t>Il numero della carta nel Verbale di Denuncia corrisponde al numero di carta presente tra i dati della pratica?</w:t>
      </w:r>
      <w:r w:rsidR="001C4504">
        <w:t>”</w:t>
      </w:r>
    </w:p>
    <w:p w14:paraId="20AC4D8E" w14:textId="77777777" w:rsidR="00EE7FF3" w:rsidRDefault="00EE7FF3" w:rsidP="00EE7FF3"/>
    <w:p w14:paraId="145D44EC" w14:textId="5D4FB7D7" w:rsidR="00EE7FF3" w:rsidRDefault="001C4504" w:rsidP="00DE0431">
      <w:r>
        <w:t>sia facoltativo per l’Operatore</w:t>
      </w:r>
      <w:r w:rsidR="001B7373">
        <w:t xml:space="preserve">, in quanto dovrà essere </w:t>
      </w:r>
      <w:r w:rsidR="007363DA">
        <w:t>compilato</w:t>
      </w:r>
      <w:r w:rsidR="001B7373">
        <w:t xml:space="preserve"> solo in caso di presenza numero di Carta sul Verbale di Denuncia</w:t>
      </w:r>
      <w:r w:rsidR="007363DA">
        <w:t xml:space="preserve">. </w:t>
      </w:r>
    </w:p>
    <w:p w14:paraId="20BA0859" w14:textId="5F10FEC4" w:rsidR="00347470" w:rsidRPr="00945AFE" w:rsidRDefault="00347470" w:rsidP="00C95334">
      <w:pPr>
        <w:pStyle w:val="Titolo4"/>
        <w:rPr>
          <w:rFonts w:ascii="Times New Roman" w:hAnsi="Times New Roman"/>
        </w:rPr>
      </w:pPr>
      <w:bookmarkStart w:id="246" w:name="_Toc151975922"/>
      <w:r w:rsidRPr="00945AFE">
        <w:rPr>
          <w:rFonts w:ascii="Times New Roman" w:hAnsi="Times New Roman"/>
        </w:rPr>
        <w:t>Scenario: Salva e Modifica Checklist</w:t>
      </w:r>
      <w:bookmarkEnd w:id="246"/>
    </w:p>
    <w:p w14:paraId="7147A683" w14:textId="66BAAFFD" w:rsidR="00347470" w:rsidRPr="00945AFE" w:rsidRDefault="00E92C55" w:rsidP="00347470">
      <w:r w:rsidRPr="00945AFE">
        <w:t xml:space="preserve">Verificare che il Sistema </w:t>
      </w:r>
      <w:r w:rsidR="00347470" w:rsidRPr="00945AFE">
        <w:t>permetta all’</w:t>
      </w:r>
      <w:r w:rsidRPr="00945AFE">
        <w:t>Operatore</w:t>
      </w:r>
      <w:r w:rsidR="00347470" w:rsidRPr="00945AFE">
        <w:t xml:space="preserve"> BO di salvare </w:t>
      </w:r>
      <w:r w:rsidR="005C5949" w:rsidRPr="00945AFE">
        <w:t xml:space="preserve">(tasto SALVA E PROSEGUI) </w:t>
      </w:r>
      <w:r w:rsidR="000A7AEC" w:rsidRPr="00945AFE">
        <w:t>e</w:t>
      </w:r>
      <w:r w:rsidR="00347470" w:rsidRPr="00945AFE">
        <w:t xml:space="preserve"> modificare </w:t>
      </w:r>
      <w:r w:rsidR="005C5949" w:rsidRPr="00945AFE">
        <w:t xml:space="preserve">(tasto MODIFICA) </w:t>
      </w:r>
      <w:r w:rsidR="00347470" w:rsidRPr="00945AFE">
        <w:t>la checklist compilata.</w:t>
      </w:r>
      <w:r w:rsidR="005C5949" w:rsidRPr="00945AFE">
        <w:t xml:space="preserve"> Solo alla pressione del tasto SALVA E PROSEGUI si abiliterà la sezione RIEPILOGO.</w:t>
      </w:r>
    </w:p>
    <w:p w14:paraId="2B3BB9FE" w14:textId="4BA27EE8" w:rsidR="00416D00" w:rsidRPr="00945AFE" w:rsidRDefault="00416D00" w:rsidP="00C95334">
      <w:pPr>
        <w:pStyle w:val="Titolo4"/>
        <w:rPr>
          <w:rFonts w:ascii="Times New Roman" w:hAnsi="Times New Roman"/>
        </w:rPr>
      </w:pPr>
      <w:bookmarkStart w:id="247" w:name="_Toc151975923"/>
      <w:r w:rsidRPr="00945AFE">
        <w:rPr>
          <w:rFonts w:ascii="Times New Roman" w:hAnsi="Times New Roman"/>
        </w:rPr>
        <w:t>Scenario: Selezione Automatica dell’Esito</w:t>
      </w:r>
      <w:r w:rsidR="009C4066">
        <w:rPr>
          <w:rFonts w:ascii="Times New Roman" w:hAnsi="Times New Roman"/>
        </w:rPr>
        <w:t xml:space="preserve"> sul controllo del Verbale di Denuncia</w:t>
      </w:r>
      <w:bookmarkEnd w:id="247"/>
    </w:p>
    <w:p w14:paraId="57470BE6" w14:textId="64268085" w:rsidR="00062561" w:rsidRPr="00945AFE" w:rsidRDefault="00416D00" w:rsidP="00416D00">
      <w:r w:rsidRPr="00945AFE">
        <w:t xml:space="preserve">Verificare che il </w:t>
      </w:r>
      <w:r w:rsidR="000A7AEC" w:rsidRPr="00945AFE">
        <w:t>S</w:t>
      </w:r>
      <w:r w:rsidRPr="00945AFE">
        <w:t>istema, a valle dei controlli effettuati dall’</w:t>
      </w:r>
      <w:r w:rsidR="00E92C55" w:rsidRPr="00945AFE">
        <w:t>Operatore</w:t>
      </w:r>
      <w:r w:rsidRPr="00945AFE">
        <w:t xml:space="preserve"> B</w:t>
      </w:r>
      <w:r w:rsidR="009C58AF" w:rsidRPr="00945AFE">
        <w:t>O</w:t>
      </w:r>
      <w:r w:rsidRPr="00945AFE">
        <w:t xml:space="preserve">, selezioni in automatico </w:t>
      </w:r>
      <w:r w:rsidR="0013417C">
        <w:t>l’esito</w:t>
      </w:r>
      <w:r w:rsidR="00013981" w:rsidRPr="00945AFE">
        <w:t xml:space="preserve"> </w:t>
      </w:r>
      <w:r w:rsidR="00B66E9F" w:rsidRPr="00B66E9F">
        <w:t>sul controllo del Verbale di Denuncia</w:t>
      </w:r>
      <w:r w:rsidR="002A2341">
        <w:t xml:space="preserve"> o sulla Carta.</w:t>
      </w:r>
    </w:p>
    <w:p w14:paraId="50C73D34" w14:textId="430A5EB0" w:rsidR="00157F35" w:rsidRPr="00945AFE" w:rsidRDefault="00157F35" w:rsidP="00733CD5">
      <w:pPr>
        <w:rPr>
          <w:highlight w:val="green"/>
        </w:rPr>
      </w:pPr>
    </w:p>
    <w:p w14:paraId="141DA03F" w14:textId="4E8E301B" w:rsidR="006A59D9" w:rsidRPr="00EF1F5E" w:rsidRDefault="26E7B351" w:rsidP="00C95334">
      <w:pPr>
        <w:pStyle w:val="Titolo2"/>
        <w:rPr>
          <w:rFonts w:ascii="Times New Roman" w:hAnsi="Times New Roman"/>
        </w:rPr>
      </w:pPr>
      <w:bookmarkStart w:id="248" w:name="_Toc78979295"/>
      <w:bookmarkStart w:id="249" w:name="_Toc84522048"/>
      <w:bookmarkStart w:id="250" w:name="_Ref133924687"/>
      <w:bookmarkStart w:id="251" w:name="_Toc151975924"/>
      <w:r w:rsidRPr="00EF1F5E">
        <w:rPr>
          <w:rFonts w:ascii="Times New Roman" w:hAnsi="Times New Roman"/>
        </w:rPr>
        <w:t xml:space="preserve">User Story “Chiusura di un Task nella </w:t>
      </w:r>
      <w:r w:rsidR="00B510D8" w:rsidRPr="00EF1F5E">
        <w:rPr>
          <w:rFonts w:ascii="Times New Roman" w:hAnsi="Times New Roman"/>
        </w:rPr>
        <w:t>L</w:t>
      </w:r>
      <w:r w:rsidRPr="00EF1F5E">
        <w:rPr>
          <w:rFonts w:ascii="Times New Roman" w:hAnsi="Times New Roman"/>
        </w:rPr>
        <w:t>ista Attività”</w:t>
      </w:r>
      <w:bookmarkEnd w:id="248"/>
      <w:bookmarkEnd w:id="249"/>
      <w:bookmarkEnd w:id="250"/>
      <w:bookmarkEnd w:id="251"/>
    </w:p>
    <w:p w14:paraId="4F9944D0" w14:textId="25787237" w:rsidR="006A59D9" w:rsidRPr="00EF1F5E" w:rsidRDefault="006A59D9" w:rsidP="006A59D9">
      <w:r w:rsidRPr="00EF1F5E">
        <w:t>Come Specialista devo poter chiudere un Tas</w:t>
      </w:r>
      <w:r w:rsidR="00B66E9F">
        <w:t>k</w:t>
      </w:r>
      <w:r w:rsidR="00C31AD7" w:rsidRPr="00EF1F5E">
        <w:t>,</w:t>
      </w:r>
      <w:r w:rsidRPr="00EF1F5E">
        <w:t xml:space="preserve"> ovvero </w:t>
      </w:r>
      <w:r w:rsidR="00B66E9F">
        <w:t>respingere</w:t>
      </w:r>
      <w:r w:rsidRPr="00EF1F5E">
        <w:t xml:space="preserve"> la pratica se i controlli non hanno dato esito positivo o approvarla in caso contrario.</w:t>
      </w:r>
    </w:p>
    <w:p w14:paraId="45F1B4AE" w14:textId="2CBD7F88" w:rsidR="006A59D9" w:rsidRPr="00EF1F5E" w:rsidRDefault="26E7B351" w:rsidP="00C95334">
      <w:pPr>
        <w:pStyle w:val="Titolo3"/>
        <w:rPr>
          <w:rFonts w:ascii="Times New Roman" w:hAnsi="Times New Roman"/>
        </w:rPr>
      </w:pPr>
      <w:bookmarkStart w:id="252" w:name="_Toc78979296"/>
      <w:bookmarkStart w:id="253" w:name="_Toc84522049"/>
      <w:bookmarkStart w:id="254" w:name="_Toc151975925"/>
      <w:r w:rsidRPr="00EF1F5E">
        <w:rPr>
          <w:rFonts w:ascii="Times New Roman" w:hAnsi="Times New Roman"/>
        </w:rPr>
        <w:t>Acceptance Criteria</w:t>
      </w:r>
      <w:bookmarkEnd w:id="252"/>
      <w:bookmarkEnd w:id="253"/>
      <w:bookmarkEnd w:id="254"/>
    </w:p>
    <w:p w14:paraId="29C1D33D" w14:textId="66717046" w:rsidR="00B510D8" w:rsidRPr="00EF1F5E" w:rsidRDefault="00B510D8" w:rsidP="00C95334">
      <w:pPr>
        <w:pStyle w:val="Titolo4"/>
        <w:rPr>
          <w:rFonts w:ascii="Times New Roman" w:hAnsi="Times New Roman"/>
        </w:rPr>
      </w:pPr>
      <w:bookmarkStart w:id="255" w:name="_Toc151975926"/>
      <w:r w:rsidRPr="00EF1F5E">
        <w:rPr>
          <w:rFonts w:ascii="Times New Roman" w:hAnsi="Times New Roman"/>
        </w:rPr>
        <w:t>Scenario: Selezione Automatica dell’Esito Generale della Pratica</w:t>
      </w:r>
      <w:bookmarkEnd w:id="255"/>
    </w:p>
    <w:p w14:paraId="0BD18F6C" w14:textId="5F799C41" w:rsidR="00B510D8" w:rsidRPr="00945AFE" w:rsidRDefault="00B510D8" w:rsidP="00B510D8">
      <w:r w:rsidRPr="00945AFE">
        <w:t>Verificare che il sistema, a valle dei controlli effettuati dall’</w:t>
      </w:r>
      <w:r w:rsidR="00E92C55" w:rsidRPr="00945AFE">
        <w:t>Operatore</w:t>
      </w:r>
      <w:r w:rsidRPr="00945AFE">
        <w:t xml:space="preserve"> BO, selezioni in automatico </w:t>
      </w:r>
      <w:r w:rsidR="00062561" w:rsidRPr="00945AFE">
        <w:t>l’esito generale della pratica</w:t>
      </w:r>
      <w:r w:rsidR="006B3E63">
        <w:t xml:space="preserve"> </w:t>
      </w:r>
      <w:r w:rsidR="00BA25C4">
        <w:t xml:space="preserve">(OK, </w:t>
      </w:r>
      <w:r w:rsidR="000C03B3">
        <w:t>KO</w:t>
      </w:r>
      <w:r w:rsidR="00BA25C4">
        <w:t>)</w:t>
      </w:r>
      <w:r w:rsidR="00BD2AE1">
        <w:t>,</w:t>
      </w:r>
      <w:r w:rsidR="00BD2AE1" w:rsidRPr="00BD2AE1">
        <w:t xml:space="preserve"> </w:t>
      </w:r>
      <w:r w:rsidR="00BD2AE1">
        <w:t xml:space="preserve">in base agli automatismi riportati </w:t>
      </w:r>
      <w:r w:rsidR="00BD2AE1" w:rsidRPr="00EC592D">
        <w:t xml:space="preserve">nel References </w:t>
      </w:r>
      <w:r w:rsidRPr="00945AFE">
        <w:t>[6]</w:t>
      </w:r>
      <w:r w:rsidR="00172600" w:rsidRPr="00945AFE">
        <w:t>.</w:t>
      </w:r>
    </w:p>
    <w:p w14:paraId="741C6265" w14:textId="77777777" w:rsidR="00E700A9" w:rsidRPr="00945AFE" w:rsidRDefault="00E700A9" w:rsidP="00C95334">
      <w:pPr>
        <w:pStyle w:val="Titolo4"/>
        <w:rPr>
          <w:rFonts w:ascii="Times New Roman" w:hAnsi="Times New Roman"/>
        </w:rPr>
      </w:pPr>
      <w:bookmarkStart w:id="256" w:name="_Toc84522051"/>
      <w:bookmarkStart w:id="257" w:name="_Toc151975927"/>
      <w:r w:rsidRPr="00945AFE">
        <w:rPr>
          <w:rFonts w:ascii="Times New Roman" w:hAnsi="Times New Roman"/>
        </w:rPr>
        <w:t>Scenario: Chiusura Task con Pratica Approvata</w:t>
      </w:r>
      <w:bookmarkEnd w:id="256"/>
      <w:bookmarkEnd w:id="257"/>
    </w:p>
    <w:p w14:paraId="3813011A" w14:textId="77777777" w:rsidR="000A0A67" w:rsidRPr="00945AFE" w:rsidRDefault="00E700A9" w:rsidP="00E700A9">
      <w:r w:rsidRPr="00945AFE">
        <w:t>Verificare che il sistema</w:t>
      </w:r>
      <w:r w:rsidR="00EC320A" w:rsidRPr="00945AFE">
        <w:t xml:space="preserve">, a valle </w:t>
      </w:r>
      <w:r w:rsidR="009C58AF" w:rsidRPr="00945AFE">
        <w:t>delle Verifiche BO,</w:t>
      </w:r>
      <w:r w:rsidRPr="00945AFE">
        <w:t xml:space="preserve"> </w:t>
      </w:r>
      <w:r w:rsidR="00EC320A" w:rsidRPr="00945AFE">
        <w:t>evidenzi la card in sola lettura “Approvata”</w:t>
      </w:r>
      <w:r w:rsidR="000A0A67" w:rsidRPr="00945AFE">
        <w:t xml:space="preserve"> e mostri:</w:t>
      </w:r>
    </w:p>
    <w:p w14:paraId="3A01F043" w14:textId="77777777" w:rsidR="000A0A67" w:rsidRPr="00945AFE" w:rsidRDefault="000A0A67" w:rsidP="00E700A9"/>
    <w:p w14:paraId="3E60190E" w14:textId="129B1980" w:rsidR="000A0A67" w:rsidRPr="00945AFE" w:rsidRDefault="000A0A67" w:rsidP="00D30330">
      <w:pPr>
        <w:pStyle w:val="Paragrafoelenco"/>
        <w:numPr>
          <w:ilvl w:val="0"/>
          <w:numId w:val="24"/>
        </w:numPr>
      </w:pPr>
      <w:r w:rsidRPr="00945AFE">
        <w:t>Esit</w:t>
      </w:r>
      <w:r w:rsidR="000C03B3">
        <w:t>o</w:t>
      </w:r>
      <w:r w:rsidRPr="00945AFE">
        <w:t xml:space="preserve"> </w:t>
      </w:r>
      <w:r w:rsidR="002E29AD" w:rsidRPr="00945AFE">
        <w:t>Controll</w:t>
      </w:r>
      <w:r w:rsidR="000C03B3">
        <w:t>o</w:t>
      </w:r>
      <w:r w:rsidR="00294802">
        <w:t xml:space="preserve"> </w:t>
      </w:r>
      <w:r w:rsidR="000C03B3">
        <w:t>sul Verbale di Denuncia</w:t>
      </w:r>
      <w:r w:rsidR="00B2351F">
        <w:t xml:space="preserve"> o sulla Carta</w:t>
      </w:r>
      <w:r w:rsidR="002E0BDF" w:rsidRPr="00945AFE">
        <w:t>;</w:t>
      </w:r>
    </w:p>
    <w:p w14:paraId="37F79D5A" w14:textId="738B4D46" w:rsidR="000A0A67" w:rsidRPr="00945AFE" w:rsidRDefault="000A0A67" w:rsidP="00D30330">
      <w:pPr>
        <w:pStyle w:val="Paragrafoelenco"/>
        <w:numPr>
          <w:ilvl w:val="0"/>
          <w:numId w:val="24"/>
        </w:numPr>
      </w:pPr>
      <w:r w:rsidRPr="00945AFE">
        <w:t>Il tasto “Chiudi Pratica” per chiudere il task.</w:t>
      </w:r>
    </w:p>
    <w:p w14:paraId="5BF11375" w14:textId="671975B0" w:rsidR="00E700A9" w:rsidRPr="00945AFE" w:rsidRDefault="00E700A9" w:rsidP="00C95334">
      <w:pPr>
        <w:pStyle w:val="Titolo4"/>
        <w:rPr>
          <w:rFonts w:ascii="Times New Roman" w:hAnsi="Times New Roman"/>
        </w:rPr>
      </w:pPr>
      <w:bookmarkStart w:id="258" w:name="_Toc151975928"/>
      <w:r w:rsidRPr="00945AFE">
        <w:rPr>
          <w:rFonts w:ascii="Times New Roman" w:hAnsi="Times New Roman"/>
        </w:rPr>
        <w:t xml:space="preserve">Scenario: Chiusura Task con Pratica </w:t>
      </w:r>
      <w:r w:rsidR="00D47909">
        <w:rPr>
          <w:rFonts w:ascii="Times New Roman" w:hAnsi="Times New Roman"/>
        </w:rPr>
        <w:t>Respinta</w:t>
      </w:r>
      <w:bookmarkEnd w:id="258"/>
    </w:p>
    <w:p w14:paraId="2C916CDB" w14:textId="25F708B3" w:rsidR="00C0159F" w:rsidRPr="00945AFE" w:rsidRDefault="00C0159F" w:rsidP="00C0159F">
      <w:bookmarkStart w:id="259" w:name="_Toc84522052"/>
      <w:r w:rsidRPr="00945AFE">
        <w:t>Verificare che il sistema, a valle delle Verifiche BO, evidenzi la card in sola lettura “</w:t>
      </w:r>
      <w:r w:rsidR="00D47909">
        <w:t>Respinta</w:t>
      </w:r>
      <w:r w:rsidRPr="00945AFE">
        <w:t>” (</w:t>
      </w:r>
      <w:r w:rsidR="0032051A">
        <w:t>KO</w:t>
      </w:r>
      <w:r w:rsidRPr="00945AFE">
        <w:t>) e mostri:</w:t>
      </w:r>
    </w:p>
    <w:p w14:paraId="6209EB71" w14:textId="77777777" w:rsidR="00C0159F" w:rsidRPr="00945AFE" w:rsidRDefault="00C0159F" w:rsidP="00C0159F"/>
    <w:p w14:paraId="403A3448" w14:textId="5D8760D3" w:rsidR="00E5464B" w:rsidRPr="00BB01E0" w:rsidRDefault="00156D08" w:rsidP="00156D08">
      <w:pPr>
        <w:pStyle w:val="Paragrafoelenco"/>
        <w:numPr>
          <w:ilvl w:val="0"/>
          <w:numId w:val="24"/>
        </w:numPr>
      </w:pPr>
      <w:r w:rsidRPr="00BB01E0">
        <w:t xml:space="preserve">Esito Controllo sul Verbale di Denuncia </w:t>
      </w:r>
      <w:r w:rsidR="008025A7">
        <w:t xml:space="preserve">o sulla Carta </w:t>
      </w:r>
      <w:r w:rsidR="00E5464B" w:rsidRPr="00BB01E0">
        <w:t>e l</w:t>
      </w:r>
      <w:r w:rsidR="00E53361">
        <w:t>a/le</w:t>
      </w:r>
      <w:r w:rsidR="00E5464B" w:rsidRPr="00BB01E0">
        <w:t xml:space="preserve"> Motivazion</w:t>
      </w:r>
      <w:r w:rsidR="00E53361">
        <w:t>e/i</w:t>
      </w:r>
      <w:r w:rsidR="00E5464B" w:rsidRPr="00BB01E0">
        <w:t xml:space="preserve"> per i controlli andati in KO;</w:t>
      </w:r>
    </w:p>
    <w:p w14:paraId="1A8E0F9B" w14:textId="319D5543" w:rsidR="000A0A67" w:rsidRPr="00945AFE" w:rsidRDefault="000A0A67" w:rsidP="00D30330">
      <w:pPr>
        <w:pStyle w:val="Paragrafoelenco"/>
        <w:numPr>
          <w:ilvl w:val="0"/>
          <w:numId w:val="24"/>
        </w:numPr>
      </w:pPr>
      <w:r w:rsidRPr="00945AFE">
        <w:t>Una nota da valorizzare in maniera facoltativa da parte dell</w:t>
      </w:r>
      <w:r w:rsidR="00E95C72">
        <w:t>’</w:t>
      </w:r>
      <w:r w:rsidR="00E92C55" w:rsidRPr="00945AFE">
        <w:t>Operatore</w:t>
      </w:r>
      <w:r w:rsidRPr="00945AFE">
        <w:t xml:space="preserve"> BO</w:t>
      </w:r>
    </w:p>
    <w:p w14:paraId="56F969ED" w14:textId="77777777" w:rsidR="000A0A67" w:rsidRPr="00945AFE" w:rsidRDefault="000A0A67" w:rsidP="00D30330">
      <w:pPr>
        <w:pStyle w:val="Paragrafoelenco"/>
        <w:numPr>
          <w:ilvl w:val="0"/>
          <w:numId w:val="24"/>
        </w:numPr>
      </w:pPr>
      <w:r w:rsidRPr="00945AFE">
        <w:t>Il tasto “Chiudi Pratica” per chiudere il task.</w:t>
      </w:r>
    </w:p>
    <w:p w14:paraId="7C23C640" w14:textId="77777777" w:rsidR="006A59D9" w:rsidRPr="00945AFE" w:rsidRDefault="26E7B351" w:rsidP="00C95334">
      <w:pPr>
        <w:pStyle w:val="Titolo4"/>
        <w:rPr>
          <w:rFonts w:ascii="Times New Roman" w:hAnsi="Times New Roman"/>
        </w:rPr>
      </w:pPr>
      <w:bookmarkStart w:id="260" w:name="_Toc151975929"/>
      <w:r w:rsidRPr="00945AFE">
        <w:rPr>
          <w:rFonts w:ascii="Times New Roman" w:hAnsi="Times New Roman"/>
        </w:rPr>
        <w:t>Scenario: Verifica Chiusura Task</w:t>
      </w:r>
      <w:bookmarkEnd w:id="259"/>
      <w:bookmarkEnd w:id="260"/>
    </w:p>
    <w:p w14:paraId="03798994" w14:textId="77777777" w:rsidR="006A59D9" w:rsidRDefault="006A59D9" w:rsidP="006A59D9">
      <w:r w:rsidRPr="00945AFE">
        <w:t>Verificare che, a valle della chiusura del Task, questo non sia più presente nella Lista delle Attività.</w:t>
      </w:r>
    </w:p>
    <w:p w14:paraId="46F4F034" w14:textId="77777777" w:rsidR="0085526A" w:rsidRPr="00945AFE" w:rsidRDefault="0085526A" w:rsidP="0085526A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261" w:name="_Toc151975930"/>
      <w:r w:rsidRPr="00945AFE">
        <w:rPr>
          <w:rFonts w:ascii="Times New Roman" w:hAnsi="Times New Roman"/>
        </w:rPr>
        <w:t>Scenario: Cambio Stato della Pratica</w:t>
      </w:r>
      <w:bookmarkEnd w:id="261"/>
      <w:r w:rsidRPr="00945AFE">
        <w:rPr>
          <w:rFonts w:ascii="Times New Roman" w:hAnsi="Times New Roman"/>
        </w:rPr>
        <w:t xml:space="preserve"> </w:t>
      </w:r>
    </w:p>
    <w:p w14:paraId="3DAFE584" w14:textId="77777777" w:rsidR="0085526A" w:rsidRPr="00945AFE" w:rsidRDefault="0085526A" w:rsidP="0085526A">
      <w:r w:rsidRPr="00945AFE">
        <w:t>Verificare che, a valle della chiusura del Task, lo stato della pratica cambi da “In Lavorazione” a</w:t>
      </w:r>
      <w:r>
        <w:t xml:space="preserve"> </w:t>
      </w:r>
      <w:r w:rsidRPr="00945AFE">
        <w:t>“In Attesa Conferma BPM”</w:t>
      </w:r>
      <w:r>
        <w:t>.</w:t>
      </w:r>
    </w:p>
    <w:p w14:paraId="585D85CC" w14:textId="77777777" w:rsidR="006A59D9" w:rsidRPr="00945AFE" w:rsidRDefault="006A59D9" w:rsidP="006A59D9"/>
    <w:p w14:paraId="1FDDFD85" w14:textId="07DD3F64" w:rsidR="00E0508E" w:rsidRPr="00945AFE" w:rsidRDefault="000C7207" w:rsidP="00C95334">
      <w:pPr>
        <w:pStyle w:val="Titolo2"/>
        <w:rPr>
          <w:rFonts w:ascii="Times New Roman" w:hAnsi="Times New Roman"/>
        </w:rPr>
      </w:pPr>
      <w:bookmarkStart w:id="262" w:name="_Toc151975931"/>
      <w:r w:rsidRPr="00945AFE">
        <w:rPr>
          <w:rFonts w:ascii="Times New Roman" w:hAnsi="Times New Roman"/>
        </w:rPr>
        <w:lastRenderedPageBreak/>
        <w:t>I</w:t>
      </w:r>
      <w:r w:rsidR="6A9F03A6" w:rsidRPr="00945AFE">
        <w:rPr>
          <w:rFonts w:ascii="Times New Roman" w:hAnsi="Times New Roman"/>
        </w:rPr>
        <w:t>ntegration</w:t>
      </w:r>
      <w:r w:rsidR="2E2A7670" w:rsidRPr="00945AFE">
        <w:rPr>
          <w:rFonts w:ascii="Times New Roman" w:hAnsi="Times New Roman"/>
        </w:rPr>
        <w:t xml:space="preserve"> Story “</w:t>
      </w:r>
      <w:r w:rsidR="6D1731AB" w:rsidRPr="00945AFE">
        <w:rPr>
          <w:rFonts w:ascii="Times New Roman" w:hAnsi="Times New Roman"/>
        </w:rPr>
        <w:t xml:space="preserve">Integrazione BPM: </w:t>
      </w:r>
      <w:r w:rsidR="6A9F03A6" w:rsidRPr="00945AFE">
        <w:rPr>
          <w:rFonts w:ascii="Times New Roman" w:hAnsi="Times New Roman"/>
        </w:rPr>
        <w:t xml:space="preserve">Invio </w:t>
      </w:r>
      <w:r w:rsidR="3E1AD05F" w:rsidRPr="00945AFE">
        <w:rPr>
          <w:rFonts w:ascii="Times New Roman" w:hAnsi="Times New Roman"/>
        </w:rPr>
        <w:t>E</w:t>
      </w:r>
      <w:r w:rsidR="6A9F03A6" w:rsidRPr="00945AFE">
        <w:rPr>
          <w:rFonts w:ascii="Times New Roman" w:hAnsi="Times New Roman"/>
        </w:rPr>
        <w:t>sito Verifiche BO</w:t>
      </w:r>
      <w:r w:rsidR="2E2A7670" w:rsidRPr="00945AFE">
        <w:rPr>
          <w:rFonts w:ascii="Times New Roman" w:hAnsi="Times New Roman"/>
        </w:rPr>
        <w:t>”</w:t>
      </w:r>
      <w:bookmarkEnd w:id="262"/>
    </w:p>
    <w:p w14:paraId="73A72CD6" w14:textId="74ED6F08" w:rsidR="00CA7674" w:rsidRDefault="00E0508E" w:rsidP="00E0508E">
      <w:r w:rsidRPr="00945AFE">
        <w:t xml:space="preserve">Come </w:t>
      </w:r>
      <w:r w:rsidR="00365A0A" w:rsidRPr="00945AFE">
        <w:t>Sistema devo poter inv</w:t>
      </w:r>
      <w:r w:rsidR="009263D2" w:rsidRPr="00945AFE">
        <w:t>ocare il servizio esposto da</w:t>
      </w:r>
      <w:r w:rsidR="00365A0A" w:rsidRPr="00945AFE">
        <w:t xml:space="preserve"> </w:t>
      </w:r>
      <w:r w:rsidR="006B1C3B" w:rsidRPr="00945AFE">
        <w:t>BPM</w:t>
      </w:r>
      <w:r w:rsidR="00365A0A" w:rsidRPr="00945AFE">
        <w:t xml:space="preserve"> </w:t>
      </w:r>
      <w:r w:rsidR="009263D2" w:rsidRPr="00945AFE">
        <w:t xml:space="preserve">per poter inviare </w:t>
      </w:r>
      <w:r w:rsidR="00365A0A" w:rsidRPr="00945AFE">
        <w:t>gli esiti delle verifiche da parte del B</w:t>
      </w:r>
      <w:r w:rsidR="00151445" w:rsidRPr="00945AFE">
        <w:t>ack-Office</w:t>
      </w:r>
      <w:r w:rsidR="002E29AD" w:rsidRPr="00945AFE">
        <w:t xml:space="preserve"> al BPM</w:t>
      </w:r>
      <w:r w:rsidR="00D46D40">
        <w:t>.</w:t>
      </w:r>
      <w:r w:rsidR="00AC7146">
        <w:t xml:space="preserve"> </w:t>
      </w:r>
    </w:p>
    <w:p w14:paraId="5D658743" w14:textId="77777777" w:rsidR="00D866CC" w:rsidRPr="00945AFE" w:rsidRDefault="00D866CC" w:rsidP="00E0508E"/>
    <w:p w14:paraId="1AA556BC" w14:textId="46074895" w:rsidR="00DA62EB" w:rsidRPr="00945AFE" w:rsidRDefault="00DA62EB" w:rsidP="00DA62EB">
      <w:pPr>
        <w:rPr>
          <w:color w:val="FF0000"/>
        </w:rPr>
      </w:pPr>
      <w:r w:rsidRPr="00945AFE">
        <w:t xml:space="preserve">Per i dettagli tecnici </w:t>
      </w:r>
      <w:r w:rsidR="00AB481B">
        <w:t xml:space="preserve">della IA </w:t>
      </w:r>
      <w:r w:rsidRPr="00945AFE">
        <w:t xml:space="preserve">riferirsi al References </w:t>
      </w:r>
      <w:r w:rsidR="00B2270F" w:rsidRPr="00945AFE">
        <w:fldChar w:fldCharType="begin"/>
      </w:r>
      <w:r w:rsidR="00B2270F" w:rsidRPr="00945AFE">
        <w:instrText xml:space="preserve"> REF _Ref93566583 \r \h </w:instrText>
      </w:r>
      <w:r w:rsidR="00945AFE">
        <w:instrText xml:space="preserve"> \* MERGEFORMAT </w:instrText>
      </w:r>
      <w:r w:rsidR="00B2270F" w:rsidRPr="00945AFE">
        <w:fldChar w:fldCharType="separate"/>
      </w:r>
      <w:r w:rsidR="00B2270F" w:rsidRPr="00945AFE">
        <w:t>[5]</w:t>
      </w:r>
      <w:r w:rsidR="00B2270F" w:rsidRPr="00945AFE">
        <w:fldChar w:fldCharType="end"/>
      </w:r>
    </w:p>
    <w:p w14:paraId="1CC9F79C" w14:textId="6124D034" w:rsidR="00220D55" w:rsidRPr="00945AFE" w:rsidRDefault="6F7431AF" w:rsidP="00C95334">
      <w:pPr>
        <w:pStyle w:val="Titolo3"/>
        <w:rPr>
          <w:rFonts w:ascii="Times New Roman" w:hAnsi="Times New Roman"/>
        </w:rPr>
      </w:pPr>
      <w:bookmarkStart w:id="263" w:name="_Toc151975932"/>
      <w:r w:rsidRPr="00945AFE">
        <w:rPr>
          <w:rFonts w:ascii="Times New Roman" w:hAnsi="Times New Roman"/>
        </w:rPr>
        <w:t>Acceptance Criteria</w:t>
      </w:r>
      <w:bookmarkEnd w:id="263"/>
    </w:p>
    <w:p w14:paraId="293D9027" w14:textId="5C17D3F4" w:rsidR="004B40AC" w:rsidRPr="00945AFE" w:rsidRDefault="240615D5" w:rsidP="00C95334">
      <w:pPr>
        <w:pStyle w:val="Titolo4"/>
        <w:rPr>
          <w:rFonts w:ascii="Times New Roman" w:hAnsi="Times New Roman"/>
        </w:rPr>
      </w:pPr>
      <w:bookmarkStart w:id="264" w:name="_Toc151975933"/>
      <w:r w:rsidRPr="00945AFE">
        <w:rPr>
          <w:rFonts w:ascii="Times New Roman" w:hAnsi="Times New Roman"/>
        </w:rPr>
        <w:t xml:space="preserve">Scenario: Invio </w:t>
      </w:r>
      <w:r w:rsidR="3E1AD05F" w:rsidRPr="00945AFE">
        <w:rPr>
          <w:rFonts w:ascii="Times New Roman" w:hAnsi="Times New Roman"/>
        </w:rPr>
        <w:t>E</w:t>
      </w:r>
      <w:r w:rsidRPr="00945AFE">
        <w:rPr>
          <w:rFonts w:ascii="Times New Roman" w:hAnsi="Times New Roman"/>
        </w:rPr>
        <w:t xml:space="preserve">siti </w:t>
      </w:r>
      <w:r w:rsidR="3E1AD05F" w:rsidRPr="00945AFE">
        <w:rPr>
          <w:rFonts w:ascii="Times New Roman" w:hAnsi="Times New Roman"/>
        </w:rPr>
        <w:t>V</w:t>
      </w:r>
      <w:r w:rsidR="1F042233" w:rsidRPr="00945AFE">
        <w:rPr>
          <w:rFonts w:ascii="Times New Roman" w:hAnsi="Times New Roman"/>
        </w:rPr>
        <w:t>erifiche BO</w:t>
      </w:r>
      <w:bookmarkEnd w:id="264"/>
    </w:p>
    <w:p w14:paraId="39CFFDF6" w14:textId="557ECA26" w:rsidR="004B40AC" w:rsidRDefault="00E92C55" w:rsidP="004B40AC">
      <w:r w:rsidRPr="00945AFE">
        <w:t xml:space="preserve">Verificare che il Sistema </w:t>
      </w:r>
      <w:r w:rsidR="005C169E" w:rsidRPr="00945AFE">
        <w:t>comunichi</w:t>
      </w:r>
      <w:r w:rsidR="004B40AC" w:rsidRPr="00945AFE">
        <w:t xml:space="preserve"> correttamente gli esiti </w:t>
      </w:r>
      <w:r w:rsidR="005C169E" w:rsidRPr="00945AFE">
        <w:t>di verifiche BO a</w:t>
      </w:r>
      <w:r w:rsidR="00D46D40">
        <w:t>l</w:t>
      </w:r>
      <w:r w:rsidR="005C169E" w:rsidRPr="00945AFE">
        <w:t xml:space="preserve"> </w:t>
      </w:r>
      <w:r w:rsidR="00F310AD" w:rsidRPr="00945AFE">
        <w:t>BPM.</w:t>
      </w:r>
    </w:p>
    <w:p w14:paraId="39C497E1" w14:textId="0F171DDE" w:rsidR="00C61656" w:rsidRPr="00945AFE" w:rsidRDefault="00C61656" w:rsidP="00C61656">
      <w:pPr>
        <w:pStyle w:val="Titolo4"/>
        <w:numPr>
          <w:ilvl w:val="3"/>
          <w:numId w:val="1"/>
        </w:numPr>
        <w:rPr>
          <w:rFonts w:ascii="Times New Roman" w:hAnsi="Times New Roman"/>
        </w:rPr>
      </w:pPr>
      <w:bookmarkStart w:id="265" w:name="_Toc151975934"/>
      <w:r w:rsidRPr="00945AFE">
        <w:rPr>
          <w:rFonts w:ascii="Times New Roman" w:hAnsi="Times New Roman"/>
        </w:rPr>
        <w:t xml:space="preserve">Scenario: </w:t>
      </w:r>
      <w:r w:rsidR="00CB5714">
        <w:rPr>
          <w:rFonts w:ascii="Times New Roman" w:hAnsi="Times New Roman"/>
        </w:rPr>
        <w:t>Esito con KO multipli</w:t>
      </w:r>
      <w:bookmarkEnd w:id="265"/>
    </w:p>
    <w:p w14:paraId="4603677B" w14:textId="1AFDAD1F" w:rsidR="00C61656" w:rsidRPr="00945AFE" w:rsidRDefault="00C61656" w:rsidP="00C61656">
      <w:r w:rsidRPr="00945AFE">
        <w:t>Verificare che il Sistema</w:t>
      </w:r>
      <w:r w:rsidR="000E3CB7">
        <w:t>, in caso di più KO riscontrati</w:t>
      </w:r>
      <w:r w:rsidR="00F21586">
        <w:t xml:space="preserve"> dall’Operatore, invii correttamente tutte le motivazioni di KO riscontrate al BPM</w:t>
      </w:r>
      <w:r w:rsidR="00C67CB2">
        <w:t>.</w:t>
      </w:r>
    </w:p>
    <w:p w14:paraId="64C186D0" w14:textId="77777777" w:rsidR="00D30C06" w:rsidRPr="00945AFE" w:rsidRDefault="742B7674" w:rsidP="00C95334">
      <w:pPr>
        <w:pStyle w:val="Titolo4"/>
        <w:rPr>
          <w:rFonts w:ascii="Times New Roman" w:hAnsi="Times New Roman"/>
        </w:rPr>
      </w:pPr>
      <w:bookmarkStart w:id="266" w:name="_Toc151975935"/>
      <w:r w:rsidRPr="00945AFE">
        <w:rPr>
          <w:rFonts w:ascii="Times New Roman" w:hAnsi="Times New Roman"/>
        </w:rPr>
        <w:t>Scenario: Interrogazione fallita per indisponibilità del servizio</w:t>
      </w:r>
      <w:bookmarkEnd w:id="266"/>
    </w:p>
    <w:p w14:paraId="6F5DBE0A" w14:textId="6D1F994A" w:rsidR="00D30C06" w:rsidRPr="00945AFE" w:rsidRDefault="00E92C55" w:rsidP="00D30C06">
      <w:r w:rsidRPr="00945AFE">
        <w:t xml:space="preserve">Verificare che il Sistema </w:t>
      </w:r>
      <w:r w:rsidR="00D30C06" w:rsidRPr="00945AFE">
        <w:t>riceva un messaggio di indisponibilità del servizio quando questo non è raggiungibile.</w:t>
      </w:r>
    </w:p>
    <w:p w14:paraId="7A1190CB" w14:textId="77777777" w:rsidR="004D345C" w:rsidRPr="00945AFE" w:rsidRDefault="004D345C" w:rsidP="009E64A4"/>
    <w:p w14:paraId="5A84E202" w14:textId="65E6F66F" w:rsidR="00FD0733" w:rsidRPr="00945AFE" w:rsidRDefault="00FB7427" w:rsidP="00C95334">
      <w:pPr>
        <w:pStyle w:val="Titolo2"/>
        <w:rPr>
          <w:rFonts w:ascii="Times New Roman" w:hAnsi="Times New Roman"/>
        </w:rPr>
      </w:pPr>
      <w:bookmarkStart w:id="267" w:name="_Ref92788927"/>
      <w:bookmarkStart w:id="268" w:name="_Toc151975936"/>
      <w:r w:rsidRPr="00945AFE">
        <w:rPr>
          <w:rFonts w:ascii="Times New Roman" w:hAnsi="Times New Roman"/>
        </w:rPr>
        <w:t>User</w:t>
      </w:r>
      <w:r w:rsidR="00FD0733" w:rsidRPr="00945AFE">
        <w:rPr>
          <w:rFonts w:ascii="Times New Roman" w:hAnsi="Times New Roman"/>
        </w:rPr>
        <w:t xml:space="preserve"> Story “Chiusura Pratica”</w:t>
      </w:r>
      <w:bookmarkEnd w:id="267"/>
      <w:bookmarkEnd w:id="268"/>
    </w:p>
    <w:p w14:paraId="61F9247E" w14:textId="22AED354" w:rsidR="009D3801" w:rsidRPr="00945AFE" w:rsidRDefault="00A83AB5" w:rsidP="009D3801">
      <w:r w:rsidRPr="00945AFE">
        <w:t xml:space="preserve">Affinché il sistema </w:t>
      </w:r>
      <w:r w:rsidR="005964D3">
        <w:t>possa procedere</w:t>
      </w:r>
      <w:r w:rsidRPr="00945AFE">
        <w:t xml:space="preserve"> con la chiusura della pratica</w:t>
      </w:r>
      <w:r w:rsidR="008D4EE3" w:rsidRPr="00945AFE">
        <w:t>, l</w:t>
      </w:r>
      <w:r w:rsidR="009D3801" w:rsidRPr="00945AFE">
        <w:t>’</w:t>
      </w:r>
      <w:r w:rsidR="00E92C55" w:rsidRPr="00945AFE">
        <w:t>Operatore</w:t>
      </w:r>
      <w:r w:rsidR="009D3801" w:rsidRPr="00945AFE">
        <w:t xml:space="preserve"> </w:t>
      </w:r>
      <w:r w:rsidR="008D4EE3" w:rsidRPr="00945AFE">
        <w:t xml:space="preserve">dovrà cliccare </w:t>
      </w:r>
      <w:r w:rsidR="009D3801" w:rsidRPr="00945AFE">
        <w:t>sul tasto “Chiudi Pratica” del task a fine lavorazione.</w:t>
      </w:r>
    </w:p>
    <w:p w14:paraId="069DDE35" w14:textId="77777777" w:rsidR="009D3801" w:rsidRPr="00945AFE" w:rsidRDefault="009D3801" w:rsidP="00FD0733"/>
    <w:p w14:paraId="69D3EB0B" w14:textId="02A62092" w:rsidR="00FD0733" w:rsidRPr="00945AFE" w:rsidRDefault="00FD0733" w:rsidP="00FD0733">
      <w:r w:rsidRPr="00945AFE">
        <w:t xml:space="preserve">Come </w:t>
      </w:r>
      <w:r w:rsidR="00CA1732" w:rsidRPr="00945AFE">
        <w:t>S</w:t>
      </w:r>
      <w:r w:rsidRPr="00945AFE">
        <w:t>istema</w:t>
      </w:r>
      <w:r w:rsidR="00995F84" w:rsidRPr="00945AFE">
        <w:t>, a valle della conferma ricezione esiti da parte di BPM,</w:t>
      </w:r>
      <w:r w:rsidRPr="00945AFE">
        <w:t xml:space="preserve"> devo poter </w:t>
      </w:r>
      <w:r w:rsidR="00D152D4" w:rsidRPr="00945AFE">
        <w:t>g</w:t>
      </w:r>
      <w:r w:rsidR="008C510A" w:rsidRPr="00945AFE">
        <w:t>estire la chiusura</w:t>
      </w:r>
      <w:r w:rsidR="000A3DE6" w:rsidRPr="00945AFE">
        <w:t xml:space="preserve"> </w:t>
      </w:r>
      <w:r w:rsidR="008C510A" w:rsidRPr="00945AFE">
        <w:t>del</w:t>
      </w:r>
      <w:r w:rsidRPr="00945AFE">
        <w:t xml:space="preserve">la </w:t>
      </w:r>
      <w:r w:rsidR="00DB3177" w:rsidRPr="00945AFE">
        <w:t>P</w:t>
      </w:r>
      <w:r w:rsidRPr="00945AFE">
        <w:t xml:space="preserve">ratica </w:t>
      </w:r>
      <w:r w:rsidR="004C7969" w:rsidRPr="00945AFE">
        <w:t>che potr</w:t>
      </w:r>
      <w:r w:rsidR="00995F84" w:rsidRPr="00945AFE">
        <w:t>à</w:t>
      </w:r>
      <w:r w:rsidR="004C7969" w:rsidRPr="00945AFE">
        <w:t xml:space="preserve"> essere</w:t>
      </w:r>
      <w:r w:rsidR="00553ADE" w:rsidRPr="00945AFE">
        <w:t xml:space="preserve"> delle seguenti </w:t>
      </w:r>
      <w:r w:rsidR="00995F84" w:rsidRPr="00945AFE">
        <w:t>tipologie</w:t>
      </w:r>
      <w:r w:rsidR="00553ADE" w:rsidRPr="00945AFE">
        <w:t>:</w:t>
      </w:r>
    </w:p>
    <w:p w14:paraId="46564297" w14:textId="77777777" w:rsidR="00995F84" w:rsidRPr="00945AFE" w:rsidRDefault="00995F84" w:rsidP="00FD0733"/>
    <w:p w14:paraId="0CFFCB5E" w14:textId="25E90188" w:rsidR="000F766D" w:rsidRPr="00945AFE" w:rsidRDefault="00995F84" w:rsidP="002A20E7">
      <w:pPr>
        <w:pStyle w:val="Paragrafoelenco"/>
        <w:numPr>
          <w:ilvl w:val="0"/>
          <w:numId w:val="18"/>
        </w:numPr>
      </w:pPr>
      <w:r w:rsidRPr="00945AFE">
        <w:t>Chiusa OK</w:t>
      </w:r>
    </w:p>
    <w:p w14:paraId="6DA089A9" w14:textId="3A3C2993" w:rsidR="00BB08D7" w:rsidRPr="00945AFE" w:rsidRDefault="009F24B2" w:rsidP="00D30330">
      <w:pPr>
        <w:pStyle w:val="Paragrafoelenco"/>
        <w:numPr>
          <w:ilvl w:val="0"/>
          <w:numId w:val="18"/>
        </w:numPr>
      </w:pPr>
      <w:r w:rsidRPr="00945AFE">
        <w:t xml:space="preserve">Chiusa KO </w:t>
      </w:r>
    </w:p>
    <w:p w14:paraId="3AB832F5" w14:textId="77A2922E" w:rsidR="00E91BA9" w:rsidRPr="00945AFE" w:rsidRDefault="00E91BA9" w:rsidP="00C95334">
      <w:pPr>
        <w:pStyle w:val="Titolo3"/>
        <w:rPr>
          <w:rFonts w:ascii="Times New Roman" w:hAnsi="Times New Roman"/>
        </w:rPr>
      </w:pPr>
      <w:bookmarkStart w:id="269" w:name="_Toc84243316"/>
      <w:bookmarkStart w:id="270" w:name="_Toc151975937"/>
      <w:r w:rsidRPr="00945AFE">
        <w:rPr>
          <w:rFonts w:ascii="Times New Roman" w:hAnsi="Times New Roman"/>
        </w:rPr>
        <w:t>Acceptance Criteria</w:t>
      </w:r>
      <w:bookmarkEnd w:id="269"/>
      <w:bookmarkEnd w:id="270"/>
    </w:p>
    <w:p w14:paraId="4831B2DC" w14:textId="77777777" w:rsidR="009F24B2" w:rsidRPr="00945AFE" w:rsidRDefault="009F24B2" w:rsidP="00C95334">
      <w:pPr>
        <w:pStyle w:val="Titolo4"/>
        <w:rPr>
          <w:rFonts w:ascii="Times New Roman" w:hAnsi="Times New Roman"/>
        </w:rPr>
      </w:pPr>
      <w:bookmarkStart w:id="271" w:name="_Toc151975938"/>
      <w:r w:rsidRPr="00945AFE">
        <w:rPr>
          <w:rFonts w:ascii="Times New Roman" w:hAnsi="Times New Roman"/>
        </w:rPr>
        <w:t>Scenario: Gestione Chiusura Pratica in OK</w:t>
      </w:r>
      <w:bookmarkEnd w:id="271"/>
    </w:p>
    <w:p w14:paraId="35A781AE" w14:textId="3113D083" w:rsidR="009F24B2" w:rsidRPr="00945AFE" w:rsidRDefault="009F24B2" w:rsidP="009F24B2">
      <w:pPr>
        <w:rPr>
          <w:color w:val="000000" w:themeColor="text1"/>
        </w:rPr>
      </w:pPr>
      <w:r w:rsidRPr="00945AFE">
        <w:t xml:space="preserve">Verificare che il Sistema, a valle della conferma ricezione esiti da parte di BPM, proceda con la chiusura della Pratica, modifichi lo stato della pratica in “Chiusa OK” e </w:t>
      </w:r>
      <w:r w:rsidRPr="00945AFE">
        <w:rPr>
          <w:color w:val="000000" w:themeColor="text1"/>
        </w:rPr>
        <w:t>valorizzi la data chiusura con la sysdate.</w:t>
      </w:r>
    </w:p>
    <w:p w14:paraId="4F986328" w14:textId="6032EF7B" w:rsidR="00995F84" w:rsidRPr="00945AFE" w:rsidRDefault="00995F84" w:rsidP="00C95334">
      <w:pPr>
        <w:pStyle w:val="Titolo4"/>
        <w:rPr>
          <w:rFonts w:ascii="Times New Roman" w:hAnsi="Times New Roman"/>
        </w:rPr>
      </w:pPr>
      <w:bookmarkStart w:id="272" w:name="_Toc151975939"/>
      <w:r w:rsidRPr="00945AFE">
        <w:rPr>
          <w:rFonts w:ascii="Times New Roman" w:hAnsi="Times New Roman"/>
        </w:rPr>
        <w:t xml:space="preserve">Scenario: </w:t>
      </w:r>
      <w:r w:rsidR="009F24B2" w:rsidRPr="00945AFE">
        <w:rPr>
          <w:rFonts w:ascii="Times New Roman" w:hAnsi="Times New Roman"/>
        </w:rPr>
        <w:t>Gestione Chiusura Pratica in KO</w:t>
      </w:r>
      <w:bookmarkEnd w:id="272"/>
      <w:r w:rsidR="009F24B2" w:rsidRPr="00945AFE">
        <w:rPr>
          <w:rFonts w:ascii="Times New Roman" w:hAnsi="Times New Roman"/>
        </w:rPr>
        <w:t xml:space="preserve"> </w:t>
      </w:r>
    </w:p>
    <w:p w14:paraId="0952FBF4" w14:textId="1D1A1CE0" w:rsidR="00995F84" w:rsidRPr="00945AFE" w:rsidRDefault="00995F84" w:rsidP="00995F84">
      <w:pPr>
        <w:rPr>
          <w:color w:val="000000" w:themeColor="text1"/>
        </w:rPr>
      </w:pPr>
      <w:r w:rsidRPr="00945AFE">
        <w:t xml:space="preserve">Verificare che il Sistema, </w:t>
      </w:r>
      <w:r w:rsidR="009F24B2" w:rsidRPr="00945AFE">
        <w:t>a valle della conferma ricezione esiti da parte di BPM</w:t>
      </w:r>
      <w:r w:rsidRPr="00945AFE">
        <w:t>, proceda con la chiusura della Pratica,</w:t>
      </w:r>
      <w:r w:rsidR="009F24B2" w:rsidRPr="00945AFE">
        <w:t xml:space="preserve"> </w:t>
      </w:r>
      <w:r w:rsidRPr="00945AFE">
        <w:t xml:space="preserve">modifichi lo stato della pratica </w:t>
      </w:r>
      <w:r w:rsidR="009F24B2" w:rsidRPr="00945AFE">
        <w:t xml:space="preserve">in </w:t>
      </w:r>
      <w:r w:rsidRPr="00945AFE">
        <w:t xml:space="preserve"> “Chiusa </w:t>
      </w:r>
      <w:r w:rsidR="009F24B2" w:rsidRPr="00945AFE">
        <w:t>KO</w:t>
      </w:r>
      <w:r w:rsidRPr="00945AFE">
        <w:t xml:space="preserve">” e </w:t>
      </w:r>
      <w:r w:rsidRPr="00945AFE">
        <w:rPr>
          <w:color w:val="000000" w:themeColor="text1"/>
        </w:rPr>
        <w:t>valorizzi la data chiusura con la sysdate</w:t>
      </w:r>
      <w:r w:rsidR="009F24B2" w:rsidRPr="00945AFE">
        <w:rPr>
          <w:color w:val="000000" w:themeColor="text1"/>
        </w:rPr>
        <w:t>.</w:t>
      </w:r>
    </w:p>
    <w:p w14:paraId="2E2842BC" w14:textId="4AF9C2E1" w:rsidR="002F2598" w:rsidRPr="00945AFE" w:rsidRDefault="002F2598" w:rsidP="00960481">
      <w:pPr>
        <w:rPr>
          <w:color w:val="000000" w:themeColor="text1"/>
        </w:rPr>
      </w:pPr>
    </w:p>
    <w:p w14:paraId="179464BC" w14:textId="506AC0C5" w:rsidR="00473C68" w:rsidRPr="00945AFE" w:rsidRDefault="00473C68" w:rsidP="007B784E">
      <w:pPr>
        <w:pStyle w:val="Titolo2"/>
        <w:rPr>
          <w:rFonts w:ascii="Times New Roman" w:hAnsi="Times New Roman"/>
        </w:rPr>
      </w:pPr>
      <w:bookmarkStart w:id="273" w:name="_Toc151975940"/>
      <w:r w:rsidRPr="00945AFE">
        <w:rPr>
          <w:rFonts w:ascii="Times New Roman" w:hAnsi="Times New Roman"/>
        </w:rPr>
        <w:t>User Story “</w:t>
      </w:r>
      <w:r w:rsidR="0043708F" w:rsidRPr="00945AFE">
        <w:rPr>
          <w:rFonts w:ascii="Times New Roman" w:hAnsi="Times New Roman"/>
        </w:rPr>
        <w:t xml:space="preserve">Funzionalità del Supervisore: </w:t>
      </w:r>
      <w:r w:rsidRPr="00945AFE">
        <w:rPr>
          <w:rFonts w:ascii="Times New Roman" w:hAnsi="Times New Roman"/>
        </w:rPr>
        <w:t>Riassegna Attività”</w:t>
      </w:r>
      <w:bookmarkEnd w:id="273"/>
    </w:p>
    <w:p w14:paraId="32E9447C" w14:textId="2C8A4CB7" w:rsidR="00473C68" w:rsidRPr="00945AFE" w:rsidRDefault="00473C68" w:rsidP="00473C68">
      <w:r w:rsidRPr="00945AFE">
        <w:t>Come Supervisore devo poter devo poter visualizzare tutte le Attività e devo poterle riassegnare alla coda d</w:t>
      </w:r>
      <w:r w:rsidR="00701195" w:rsidRPr="00945AFE">
        <w:t>el</w:t>
      </w:r>
      <w:r w:rsidRPr="00945AFE">
        <w:t xml:space="preserve"> gruppo</w:t>
      </w:r>
      <w:r w:rsidR="00701195" w:rsidRPr="00945AFE">
        <w:t xml:space="preserve"> o</w:t>
      </w:r>
      <w:r w:rsidRPr="00945AFE">
        <w:t xml:space="preserve"> ad un utente del gruppo</w:t>
      </w:r>
      <w:r w:rsidR="000B3628" w:rsidRPr="00945AFE">
        <w:t>.</w:t>
      </w:r>
    </w:p>
    <w:p w14:paraId="39F507C3" w14:textId="77777777" w:rsidR="00473C68" w:rsidRPr="00945AFE" w:rsidRDefault="00473C68" w:rsidP="007B784E">
      <w:pPr>
        <w:pStyle w:val="Titolo3"/>
        <w:rPr>
          <w:rFonts w:ascii="Times New Roman" w:hAnsi="Times New Roman"/>
        </w:rPr>
      </w:pPr>
      <w:bookmarkStart w:id="274" w:name="_Toc151975941"/>
      <w:r w:rsidRPr="00945AFE">
        <w:rPr>
          <w:rFonts w:ascii="Times New Roman" w:hAnsi="Times New Roman"/>
        </w:rPr>
        <w:lastRenderedPageBreak/>
        <w:t>Acceptance Criteria</w:t>
      </w:r>
      <w:bookmarkEnd w:id="274"/>
    </w:p>
    <w:p w14:paraId="08379EF5" w14:textId="77777777" w:rsidR="00473C68" w:rsidRPr="00945AFE" w:rsidRDefault="00473C68" w:rsidP="007B784E">
      <w:pPr>
        <w:pStyle w:val="Titolo4"/>
        <w:rPr>
          <w:rFonts w:ascii="Times New Roman" w:hAnsi="Times New Roman"/>
        </w:rPr>
      </w:pPr>
      <w:bookmarkStart w:id="275" w:name="_Toc151975942"/>
      <w:r w:rsidRPr="00945AFE">
        <w:rPr>
          <w:rFonts w:ascii="Times New Roman" w:hAnsi="Times New Roman"/>
        </w:rPr>
        <w:t>Scenario: Tipologia di Riassegnazione</w:t>
      </w:r>
      <w:bookmarkEnd w:id="275"/>
      <w:r w:rsidRPr="00945AFE">
        <w:rPr>
          <w:rFonts w:ascii="Times New Roman" w:hAnsi="Times New Roman"/>
        </w:rPr>
        <w:t xml:space="preserve"> </w:t>
      </w:r>
    </w:p>
    <w:p w14:paraId="58D9CBAF" w14:textId="77777777" w:rsidR="00473C68" w:rsidRPr="00945AFE" w:rsidRDefault="00473C68" w:rsidP="00473C68">
      <w:r w:rsidRPr="00945AFE">
        <w:t>Verificare che il Supervisore possa scegliere di:</w:t>
      </w:r>
    </w:p>
    <w:p w14:paraId="3667D8A2" w14:textId="77777777" w:rsidR="00473C68" w:rsidRPr="00945AFE" w:rsidRDefault="00473C68" w:rsidP="00CD5F3B">
      <w:pPr>
        <w:pStyle w:val="Paragrafoelenco"/>
        <w:numPr>
          <w:ilvl w:val="0"/>
          <w:numId w:val="10"/>
        </w:numPr>
      </w:pPr>
      <w:r w:rsidRPr="00945AFE">
        <w:t>Riassegnare Attività ad un gruppo</w:t>
      </w:r>
    </w:p>
    <w:p w14:paraId="48EE9372" w14:textId="77777777" w:rsidR="00473C68" w:rsidRPr="00945AFE" w:rsidRDefault="00473C68" w:rsidP="00CD5F3B">
      <w:pPr>
        <w:pStyle w:val="Paragrafoelenco"/>
        <w:numPr>
          <w:ilvl w:val="0"/>
          <w:numId w:val="10"/>
        </w:numPr>
      </w:pPr>
      <w:r w:rsidRPr="00945AFE">
        <w:t>Riassegnare Attività ad Utenti</w:t>
      </w:r>
    </w:p>
    <w:p w14:paraId="039B5908" w14:textId="1DFEAEEE" w:rsidR="00473C68" w:rsidRPr="00945AFE" w:rsidRDefault="00473C68" w:rsidP="007B784E">
      <w:pPr>
        <w:pStyle w:val="Titolo4"/>
        <w:rPr>
          <w:rFonts w:ascii="Times New Roman" w:hAnsi="Times New Roman"/>
        </w:rPr>
      </w:pPr>
      <w:bookmarkStart w:id="276" w:name="_Toc151975943"/>
      <w:r w:rsidRPr="00945AFE">
        <w:rPr>
          <w:rFonts w:ascii="Times New Roman" w:hAnsi="Times New Roman"/>
        </w:rPr>
        <w:t>Scenario: Visualizzazione Task da riassegnare</w:t>
      </w:r>
      <w:bookmarkEnd w:id="276"/>
    </w:p>
    <w:p w14:paraId="79B3287F" w14:textId="37DAC418" w:rsidR="00473C68" w:rsidRPr="00945AFE" w:rsidRDefault="00473C68" w:rsidP="00473C68">
      <w:r w:rsidRPr="00945AFE">
        <w:t>Verificare che l’utente visualizzi per ogni attività i seguenti campi in colonna:</w:t>
      </w:r>
    </w:p>
    <w:p w14:paraId="692590DD" w14:textId="77777777" w:rsidR="00473C68" w:rsidRPr="00945AFE" w:rsidRDefault="00473C68" w:rsidP="00473C68"/>
    <w:p w14:paraId="61334A85" w14:textId="77777777" w:rsidR="00473C68" w:rsidRPr="00945AFE" w:rsidRDefault="00473C68" w:rsidP="00CD5F3B">
      <w:pPr>
        <w:numPr>
          <w:ilvl w:val="0"/>
          <w:numId w:val="11"/>
        </w:numPr>
      </w:pPr>
      <w:r w:rsidRPr="00945AFE">
        <w:t>Processo</w:t>
      </w:r>
    </w:p>
    <w:p w14:paraId="07BEC12A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Pratica N.</w:t>
      </w:r>
    </w:p>
    <w:p w14:paraId="3C050A80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Nome Attività</w:t>
      </w:r>
    </w:p>
    <w:p w14:paraId="2870AAB7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Assegnatario</w:t>
      </w:r>
    </w:p>
    <w:p w14:paraId="0551FCA2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Owner</w:t>
      </w:r>
    </w:p>
    <w:p w14:paraId="355597A3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Data Assegnazione</w:t>
      </w:r>
    </w:p>
    <w:p w14:paraId="2FA71851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Data Presa in carico</w:t>
      </w:r>
    </w:p>
    <w:p w14:paraId="385C9592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Data Scadenza</w:t>
      </w:r>
    </w:p>
    <w:p w14:paraId="52E2DA14" w14:textId="77777777" w:rsidR="00473C68" w:rsidRPr="00945AFE" w:rsidRDefault="00473C68" w:rsidP="00CD5F3B">
      <w:pPr>
        <w:pStyle w:val="Paragrafoelenco"/>
        <w:numPr>
          <w:ilvl w:val="0"/>
          <w:numId w:val="11"/>
        </w:numPr>
        <w:contextualSpacing w:val="0"/>
        <w:jc w:val="left"/>
      </w:pPr>
      <w:r w:rsidRPr="00945AFE">
        <w:t>Stato</w:t>
      </w:r>
    </w:p>
    <w:p w14:paraId="018D602A" w14:textId="4E8994E9" w:rsidR="00473C68" w:rsidRPr="00945AFE" w:rsidRDefault="00473C68" w:rsidP="007B784E">
      <w:pPr>
        <w:pStyle w:val="Titolo4"/>
        <w:rPr>
          <w:rFonts w:ascii="Times New Roman" w:hAnsi="Times New Roman"/>
        </w:rPr>
      </w:pPr>
      <w:bookmarkStart w:id="277" w:name="_Toc151975944"/>
      <w:r w:rsidRPr="00945AFE">
        <w:rPr>
          <w:rFonts w:ascii="Times New Roman" w:hAnsi="Times New Roman"/>
        </w:rPr>
        <w:t>Scenario: Filtri Task da riassegnare</w:t>
      </w:r>
      <w:bookmarkEnd w:id="277"/>
    </w:p>
    <w:p w14:paraId="27AECA21" w14:textId="77777777" w:rsidR="00473C68" w:rsidRPr="00945AFE" w:rsidRDefault="00473C68" w:rsidP="00473C68">
      <w:r w:rsidRPr="00945AFE">
        <w:t>Verificare che i task da riassegnare possano essere filtrati per:</w:t>
      </w:r>
    </w:p>
    <w:p w14:paraId="778D2788" w14:textId="77777777" w:rsidR="00473C68" w:rsidRPr="00945AFE" w:rsidRDefault="00473C68" w:rsidP="00473C68">
      <w:pPr>
        <w:rPr>
          <w:highlight w:val="yellow"/>
        </w:rPr>
      </w:pPr>
    </w:p>
    <w:p w14:paraId="7D32860D" w14:textId="77777777" w:rsidR="00473C68" w:rsidRPr="00945AFE" w:rsidRDefault="00473C68" w:rsidP="00CD5F3B">
      <w:pPr>
        <w:numPr>
          <w:ilvl w:val="0"/>
          <w:numId w:val="12"/>
        </w:numPr>
      </w:pPr>
      <w:r w:rsidRPr="00945AFE">
        <w:t>Pratica N.</w:t>
      </w:r>
    </w:p>
    <w:p w14:paraId="164D89B3" w14:textId="77777777" w:rsidR="00473C68" w:rsidRPr="00945AFE" w:rsidRDefault="00473C68" w:rsidP="00CD5F3B">
      <w:pPr>
        <w:pStyle w:val="Paragrafoelenco"/>
        <w:numPr>
          <w:ilvl w:val="0"/>
          <w:numId w:val="12"/>
        </w:numPr>
        <w:contextualSpacing w:val="0"/>
        <w:jc w:val="left"/>
      </w:pPr>
      <w:r w:rsidRPr="00945AFE">
        <w:t>Data Assegnazione</w:t>
      </w:r>
    </w:p>
    <w:p w14:paraId="37A85DF0" w14:textId="77777777" w:rsidR="00473C68" w:rsidRPr="00945AFE" w:rsidRDefault="00473C68" w:rsidP="00CD5F3B">
      <w:pPr>
        <w:pStyle w:val="Paragrafoelenco"/>
        <w:numPr>
          <w:ilvl w:val="0"/>
          <w:numId w:val="12"/>
        </w:numPr>
        <w:contextualSpacing w:val="0"/>
        <w:jc w:val="left"/>
      </w:pPr>
      <w:r w:rsidRPr="00945AFE">
        <w:t>Data Scadenza</w:t>
      </w:r>
    </w:p>
    <w:p w14:paraId="512885B8" w14:textId="77777777" w:rsidR="00473C68" w:rsidRPr="00945AFE" w:rsidRDefault="00473C68" w:rsidP="00CD5F3B">
      <w:pPr>
        <w:numPr>
          <w:ilvl w:val="0"/>
          <w:numId w:val="12"/>
        </w:numPr>
      </w:pPr>
      <w:r w:rsidRPr="00945AFE">
        <w:t>Owner</w:t>
      </w:r>
    </w:p>
    <w:p w14:paraId="1A9ED344" w14:textId="77777777" w:rsidR="00473C68" w:rsidRPr="00945AFE" w:rsidRDefault="00473C68" w:rsidP="00CD5F3B">
      <w:pPr>
        <w:numPr>
          <w:ilvl w:val="0"/>
          <w:numId w:val="12"/>
        </w:numPr>
      </w:pPr>
      <w:r w:rsidRPr="00945AFE">
        <w:t>Assegnatario</w:t>
      </w:r>
    </w:p>
    <w:p w14:paraId="6E49CEC9" w14:textId="42EE53E2" w:rsidR="00473C68" w:rsidRPr="00945AFE" w:rsidRDefault="00473C68" w:rsidP="007B784E">
      <w:pPr>
        <w:pStyle w:val="Titolo4"/>
        <w:rPr>
          <w:rFonts w:ascii="Times New Roman" w:hAnsi="Times New Roman"/>
        </w:rPr>
      </w:pPr>
      <w:bookmarkStart w:id="278" w:name="_Toc151975945"/>
      <w:r w:rsidRPr="00945AFE">
        <w:rPr>
          <w:rFonts w:ascii="Times New Roman" w:hAnsi="Times New Roman"/>
        </w:rPr>
        <w:t>Scenario: Sorting</w:t>
      </w:r>
      <w:r w:rsidR="0074312F" w:rsidRPr="00945AFE">
        <w:rPr>
          <w:rFonts w:ascii="Times New Roman" w:hAnsi="Times New Roman"/>
        </w:rPr>
        <w:t xml:space="preserve"> Colonne</w:t>
      </w:r>
      <w:bookmarkEnd w:id="278"/>
    </w:p>
    <w:p w14:paraId="208EE26B" w14:textId="67114A38" w:rsidR="00473C68" w:rsidRPr="00945AFE" w:rsidRDefault="00E92C55" w:rsidP="00473C68">
      <w:r w:rsidRPr="00945AFE">
        <w:t xml:space="preserve">Verificare che il Sistema </w:t>
      </w:r>
      <w:r w:rsidR="00473C68" w:rsidRPr="00945AFE">
        <w:t>permetta di ordinare le colonne disponibili, ad esclusione della colonna “Assegnatario”.</w:t>
      </w:r>
    </w:p>
    <w:p w14:paraId="1D592D4C" w14:textId="7ED6B4DF" w:rsidR="003C31FE" w:rsidRDefault="003C31FE" w:rsidP="00473C68"/>
    <w:p w14:paraId="7C0BA2D7" w14:textId="33A750DF" w:rsidR="00613C72" w:rsidRPr="008B4777" w:rsidRDefault="00613C72" w:rsidP="00F93D62">
      <w:pPr>
        <w:pStyle w:val="Titolo1"/>
        <w:numPr>
          <w:ilvl w:val="0"/>
          <w:numId w:val="1"/>
        </w:numPr>
        <w:spacing w:before="240"/>
        <w:rPr>
          <w:lang w:val="en-US"/>
        </w:rPr>
      </w:pPr>
      <w:bookmarkStart w:id="279" w:name="_Toc151975946"/>
      <w:r w:rsidRPr="008B4777">
        <w:rPr>
          <w:rFonts w:cs="Arial"/>
          <w:lang w:val="en-US"/>
        </w:rPr>
        <w:lastRenderedPageBreak/>
        <w:t>Functional Definition</w:t>
      </w:r>
      <w:r w:rsidR="008B4777" w:rsidRPr="008B4777">
        <w:rPr>
          <w:rFonts w:cs="Arial"/>
          <w:lang w:val="en-US"/>
        </w:rPr>
        <w:t xml:space="preserve"> Impacts</w:t>
      </w:r>
      <w:bookmarkEnd w:id="279"/>
    </w:p>
    <w:p w14:paraId="08B07D65" w14:textId="3D464531" w:rsidR="00BD0C40" w:rsidRPr="00BD0C40" w:rsidRDefault="00BD0C40" w:rsidP="00BD0C40">
      <w:r w:rsidRPr="00BD0C40">
        <w:t>L’iniziativa</w:t>
      </w:r>
      <w:r w:rsidR="00F12C1D">
        <w:t xml:space="preserve"> descritta nel presente </w:t>
      </w:r>
      <w:r w:rsidR="009C7623">
        <w:t>Product Backlog</w:t>
      </w:r>
      <w:r w:rsidRPr="00BD0C40">
        <w:t xml:space="preserve"> ha impatti anche su </w:t>
      </w:r>
      <w:r>
        <w:t xml:space="preserve">Sinergia </w:t>
      </w:r>
      <w:r w:rsidRPr="00BD0C40">
        <w:t>SAC-SBO (PIX)</w:t>
      </w:r>
      <w:r w:rsidR="002A20E7">
        <w:t xml:space="preserve"> e</w:t>
      </w:r>
      <w:r w:rsidR="008E1975">
        <w:t xml:space="preserve"> Data Lake.</w:t>
      </w:r>
    </w:p>
    <w:p w14:paraId="02F790CC" w14:textId="77777777" w:rsidR="00EB3DCA" w:rsidRDefault="00EB3DCA" w:rsidP="0067028D"/>
    <w:p w14:paraId="28714C15" w14:textId="77777777" w:rsidR="00593A86" w:rsidRPr="003A6534" w:rsidRDefault="7F9007FD" w:rsidP="00593A86">
      <w:pPr>
        <w:pStyle w:val="Titolo1"/>
        <w:numPr>
          <w:ilvl w:val="0"/>
          <w:numId w:val="1"/>
        </w:numPr>
        <w:rPr>
          <w:rFonts w:ascii="Times New Roman" w:hAnsi="Times New Roman"/>
        </w:rPr>
      </w:pPr>
      <w:bookmarkStart w:id="280" w:name="_Toc58583231"/>
      <w:bookmarkStart w:id="281" w:name="_Toc58583232"/>
      <w:bookmarkStart w:id="282" w:name="_Toc58583233"/>
      <w:bookmarkStart w:id="283" w:name="_Toc58583234"/>
      <w:bookmarkStart w:id="284" w:name="_Toc58583235"/>
      <w:bookmarkStart w:id="285" w:name="_Toc58583236"/>
      <w:bookmarkStart w:id="286" w:name="_Toc58583237"/>
      <w:bookmarkStart w:id="287" w:name="_Toc58583238"/>
      <w:bookmarkStart w:id="288" w:name="_Toc58583239"/>
      <w:bookmarkStart w:id="289" w:name="_Toc58583240"/>
      <w:bookmarkStart w:id="290" w:name="_Toc58583241"/>
      <w:bookmarkStart w:id="291" w:name="_Toc58583242"/>
      <w:bookmarkStart w:id="292" w:name="_Toc58583243"/>
      <w:bookmarkStart w:id="293" w:name="_Toc58583244"/>
      <w:bookmarkStart w:id="294" w:name="_Toc58583245"/>
      <w:bookmarkStart w:id="295" w:name="_Toc58583246"/>
      <w:bookmarkStart w:id="296" w:name="_Toc58583247"/>
      <w:bookmarkStart w:id="297" w:name="_Toc58583248"/>
      <w:bookmarkStart w:id="298" w:name="_Toc58583249"/>
      <w:bookmarkStart w:id="299" w:name="_Toc58583250"/>
      <w:bookmarkStart w:id="300" w:name="_Toc58583251"/>
      <w:bookmarkStart w:id="301" w:name="_Toc58583252"/>
      <w:bookmarkStart w:id="302" w:name="_Toc58583253"/>
      <w:bookmarkStart w:id="303" w:name="_Toc58583254"/>
      <w:bookmarkStart w:id="304" w:name="_Toc58583255"/>
      <w:bookmarkStart w:id="305" w:name="_Toc58583256"/>
      <w:bookmarkStart w:id="306" w:name="_Toc58583257"/>
      <w:bookmarkStart w:id="307" w:name="_Toc58583258"/>
      <w:bookmarkStart w:id="308" w:name="_Toc58583259"/>
      <w:bookmarkStart w:id="309" w:name="_Toc58583277"/>
      <w:bookmarkStart w:id="310" w:name="_Toc58583278"/>
      <w:bookmarkStart w:id="311" w:name="_Toc58583279"/>
      <w:bookmarkStart w:id="312" w:name="_Toc58583280"/>
      <w:bookmarkStart w:id="313" w:name="_Toc58583281"/>
      <w:bookmarkStart w:id="314" w:name="_Toc58583282"/>
      <w:bookmarkStart w:id="315" w:name="_Toc58583283"/>
      <w:bookmarkStart w:id="316" w:name="_Toc58583284"/>
      <w:bookmarkStart w:id="317" w:name="_Toc58583285"/>
      <w:bookmarkStart w:id="318" w:name="_Toc58583286"/>
      <w:bookmarkStart w:id="319" w:name="_Toc58583287"/>
      <w:bookmarkStart w:id="320" w:name="_Toc58583288"/>
      <w:bookmarkStart w:id="321" w:name="_Toc58583289"/>
      <w:bookmarkStart w:id="322" w:name="_Toc58583290"/>
      <w:bookmarkStart w:id="323" w:name="_Toc58583291"/>
      <w:bookmarkStart w:id="324" w:name="_Toc58583292"/>
      <w:bookmarkStart w:id="325" w:name="_Toc58583293"/>
      <w:bookmarkStart w:id="326" w:name="_Toc58583294"/>
      <w:bookmarkStart w:id="327" w:name="_Toc58583295"/>
      <w:bookmarkStart w:id="328" w:name="_Toc58583296"/>
      <w:bookmarkStart w:id="329" w:name="_Toc58583297"/>
      <w:bookmarkStart w:id="330" w:name="_Toc58583298"/>
      <w:bookmarkStart w:id="331" w:name="_Toc58583299"/>
      <w:bookmarkStart w:id="332" w:name="_Toc58583300"/>
      <w:bookmarkStart w:id="333" w:name="_Toc58583301"/>
      <w:bookmarkStart w:id="334" w:name="_Toc58583302"/>
      <w:bookmarkStart w:id="335" w:name="_Toc58583303"/>
      <w:bookmarkStart w:id="336" w:name="_Toc58583304"/>
      <w:bookmarkStart w:id="337" w:name="_Toc58583305"/>
      <w:bookmarkStart w:id="338" w:name="_Toc58583306"/>
      <w:bookmarkStart w:id="339" w:name="_Toc58583307"/>
      <w:bookmarkStart w:id="340" w:name="_Toc58583308"/>
      <w:bookmarkStart w:id="341" w:name="_Toc58583309"/>
      <w:bookmarkStart w:id="342" w:name="_Toc58583310"/>
      <w:bookmarkStart w:id="343" w:name="_Toc58583311"/>
      <w:bookmarkStart w:id="344" w:name="_Toc58583312"/>
      <w:bookmarkStart w:id="345" w:name="_Toc58583313"/>
      <w:bookmarkStart w:id="346" w:name="_Toc58583314"/>
      <w:bookmarkStart w:id="347" w:name="_Toc58583315"/>
      <w:bookmarkStart w:id="348" w:name="_Toc58583316"/>
      <w:bookmarkStart w:id="349" w:name="_Toc58583317"/>
      <w:bookmarkStart w:id="350" w:name="_Toc58583318"/>
      <w:bookmarkStart w:id="351" w:name="_Toc58583319"/>
      <w:bookmarkStart w:id="352" w:name="_Toc58583320"/>
      <w:bookmarkStart w:id="353" w:name="_Toc58583321"/>
      <w:bookmarkStart w:id="354" w:name="_Toc58583322"/>
      <w:bookmarkStart w:id="355" w:name="_Toc58583323"/>
      <w:bookmarkStart w:id="356" w:name="_Toc58583324"/>
      <w:bookmarkStart w:id="357" w:name="_Toc58583325"/>
      <w:bookmarkStart w:id="358" w:name="_Toc58583326"/>
      <w:bookmarkStart w:id="359" w:name="_Toc58583327"/>
      <w:bookmarkStart w:id="360" w:name="_Toc58583328"/>
      <w:bookmarkStart w:id="361" w:name="_Toc58583329"/>
      <w:bookmarkStart w:id="362" w:name="_Toc58583330"/>
      <w:bookmarkStart w:id="363" w:name="_Toc58583331"/>
      <w:bookmarkStart w:id="364" w:name="_Toc58583332"/>
      <w:bookmarkStart w:id="365" w:name="_Toc58583333"/>
      <w:bookmarkStart w:id="366" w:name="_Toc58583334"/>
      <w:bookmarkStart w:id="367" w:name="_Toc58583335"/>
      <w:bookmarkStart w:id="368" w:name="_Toc58583336"/>
      <w:bookmarkStart w:id="369" w:name="_Toc58583337"/>
      <w:bookmarkStart w:id="370" w:name="_Toc58583338"/>
      <w:bookmarkStart w:id="371" w:name="_Toc58583339"/>
      <w:bookmarkStart w:id="372" w:name="_Toc58583340"/>
      <w:bookmarkStart w:id="373" w:name="_Toc58583341"/>
      <w:bookmarkStart w:id="374" w:name="_Toc58583342"/>
      <w:bookmarkStart w:id="375" w:name="_Toc58583343"/>
      <w:bookmarkStart w:id="376" w:name="_Toc58583344"/>
      <w:bookmarkStart w:id="377" w:name="_Toc58583345"/>
      <w:bookmarkStart w:id="378" w:name="_Toc58583346"/>
      <w:bookmarkStart w:id="379" w:name="_Toc58583347"/>
      <w:bookmarkStart w:id="380" w:name="_Toc58583348"/>
      <w:bookmarkStart w:id="381" w:name="_Toc58583349"/>
      <w:bookmarkStart w:id="382" w:name="_Toc58583350"/>
      <w:bookmarkStart w:id="383" w:name="_Toc58583351"/>
      <w:bookmarkStart w:id="384" w:name="_Toc58583352"/>
      <w:bookmarkStart w:id="385" w:name="_Toc58583353"/>
      <w:bookmarkStart w:id="386" w:name="_Toc58583354"/>
      <w:bookmarkStart w:id="387" w:name="_Toc58583355"/>
      <w:bookmarkStart w:id="388" w:name="_Toc58583356"/>
      <w:bookmarkStart w:id="389" w:name="_Toc58583357"/>
      <w:bookmarkStart w:id="390" w:name="_Toc58583358"/>
      <w:bookmarkStart w:id="391" w:name="_Toc58583359"/>
      <w:bookmarkStart w:id="392" w:name="_Toc58583360"/>
      <w:bookmarkStart w:id="393" w:name="_Toc58583361"/>
      <w:bookmarkStart w:id="394" w:name="_Toc58583362"/>
      <w:bookmarkStart w:id="395" w:name="_Toc58583363"/>
      <w:bookmarkStart w:id="396" w:name="_Toc58583364"/>
      <w:bookmarkStart w:id="397" w:name="_Toc58583365"/>
      <w:bookmarkStart w:id="398" w:name="_Toc58583366"/>
      <w:bookmarkStart w:id="399" w:name="_Toc58583367"/>
      <w:bookmarkStart w:id="400" w:name="_Toc58583368"/>
      <w:bookmarkStart w:id="401" w:name="_Toc58583369"/>
      <w:bookmarkStart w:id="402" w:name="_Toc58583370"/>
      <w:bookmarkStart w:id="403" w:name="_Toc58583371"/>
      <w:bookmarkStart w:id="404" w:name="_Toc58583372"/>
      <w:bookmarkStart w:id="405" w:name="_Toc58583373"/>
      <w:bookmarkStart w:id="406" w:name="_Toc58583374"/>
      <w:bookmarkStart w:id="407" w:name="_Toc58583375"/>
      <w:bookmarkStart w:id="408" w:name="_Toc58583376"/>
      <w:bookmarkStart w:id="409" w:name="_Toc58583377"/>
      <w:bookmarkStart w:id="410" w:name="_Toc58583378"/>
      <w:bookmarkStart w:id="411" w:name="_Toc58583379"/>
      <w:bookmarkStart w:id="412" w:name="_Toc58583380"/>
      <w:bookmarkStart w:id="413" w:name="_Toc58583381"/>
      <w:bookmarkStart w:id="414" w:name="_Toc58583382"/>
      <w:bookmarkStart w:id="415" w:name="_Toc58583383"/>
      <w:bookmarkStart w:id="416" w:name="_Toc58583384"/>
      <w:bookmarkStart w:id="417" w:name="_Toc58583385"/>
      <w:bookmarkStart w:id="418" w:name="_Toc58583386"/>
      <w:bookmarkStart w:id="419" w:name="_Toc58583387"/>
      <w:bookmarkStart w:id="420" w:name="_Toc58583388"/>
      <w:bookmarkStart w:id="421" w:name="_Toc58583389"/>
      <w:bookmarkStart w:id="422" w:name="_Toc58583390"/>
      <w:bookmarkStart w:id="423" w:name="_Toc58583391"/>
      <w:bookmarkStart w:id="424" w:name="_Toc58583392"/>
      <w:bookmarkStart w:id="425" w:name="_Toc58583393"/>
      <w:bookmarkStart w:id="426" w:name="_Toc58583394"/>
      <w:bookmarkStart w:id="427" w:name="_Toc58583395"/>
      <w:bookmarkStart w:id="428" w:name="_Toc58583396"/>
      <w:bookmarkStart w:id="429" w:name="_Toc58583397"/>
      <w:bookmarkStart w:id="430" w:name="_Toc58583398"/>
      <w:bookmarkStart w:id="431" w:name="_Toc58583399"/>
      <w:bookmarkStart w:id="432" w:name="_Toc58583400"/>
      <w:bookmarkStart w:id="433" w:name="_Toc58583401"/>
      <w:bookmarkStart w:id="434" w:name="_Toc58583402"/>
      <w:bookmarkStart w:id="435" w:name="_Toc58583403"/>
      <w:bookmarkStart w:id="436" w:name="_Toc58583404"/>
      <w:bookmarkStart w:id="437" w:name="_Toc58583405"/>
      <w:bookmarkStart w:id="438" w:name="_Toc58583406"/>
      <w:bookmarkStart w:id="439" w:name="_Toc58583407"/>
      <w:bookmarkStart w:id="440" w:name="_Toc58583408"/>
      <w:bookmarkStart w:id="441" w:name="_Toc58583409"/>
      <w:bookmarkStart w:id="442" w:name="_Toc58583410"/>
      <w:bookmarkStart w:id="443" w:name="_Toc58583411"/>
      <w:bookmarkStart w:id="444" w:name="_Toc58583412"/>
      <w:bookmarkStart w:id="445" w:name="_Toc58583413"/>
      <w:bookmarkStart w:id="446" w:name="_Toc58583414"/>
      <w:bookmarkStart w:id="447" w:name="_Toc58583415"/>
      <w:bookmarkStart w:id="448" w:name="_Toc58583416"/>
      <w:bookmarkStart w:id="449" w:name="_Toc58583417"/>
      <w:bookmarkStart w:id="450" w:name="_Toc58583418"/>
      <w:bookmarkStart w:id="451" w:name="_Toc58583419"/>
      <w:bookmarkStart w:id="452" w:name="_Toc58583420"/>
      <w:bookmarkStart w:id="453" w:name="_Toc58583421"/>
      <w:bookmarkStart w:id="454" w:name="_Toc58583422"/>
      <w:bookmarkStart w:id="455" w:name="_Toc58583423"/>
      <w:bookmarkStart w:id="456" w:name="_Toc58583424"/>
      <w:bookmarkStart w:id="457" w:name="_Toc58583425"/>
      <w:bookmarkStart w:id="458" w:name="_Toc58583426"/>
      <w:bookmarkStart w:id="459" w:name="_Toc58583427"/>
      <w:bookmarkStart w:id="460" w:name="_Toc58583428"/>
      <w:bookmarkStart w:id="461" w:name="_Toc58583429"/>
      <w:bookmarkStart w:id="462" w:name="_Toc58583430"/>
      <w:bookmarkStart w:id="463" w:name="_Toc58583431"/>
      <w:bookmarkStart w:id="464" w:name="_Toc58583432"/>
      <w:bookmarkStart w:id="465" w:name="_Toc58583433"/>
      <w:bookmarkStart w:id="466" w:name="_Toc58583434"/>
      <w:bookmarkStart w:id="467" w:name="_Toc58583435"/>
      <w:bookmarkStart w:id="468" w:name="_Toc58583436"/>
      <w:bookmarkStart w:id="469" w:name="_Toc58583437"/>
      <w:bookmarkStart w:id="470" w:name="_Toc58583438"/>
      <w:bookmarkStart w:id="471" w:name="_Toc58583439"/>
      <w:bookmarkStart w:id="472" w:name="_Toc58583440"/>
      <w:bookmarkStart w:id="473" w:name="_Toc58583441"/>
      <w:bookmarkStart w:id="474" w:name="_Toc58583442"/>
      <w:bookmarkStart w:id="475" w:name="_Toc58583443"/>
      <w:bookmarkStart w:id="476" w:name="_Toc58583444"/>
      <w:bookmarkStart w:id="477" w:name="_Toc58583445"/>
      <w:bookmarkStart w:id="478" w:name="_Toc58583446"/>
      <w:bookmarkStart w:id="479" w:name="_Toc58583447"/>
      <w:bookmarkStart w:id="480" w:name="_Toc58583448"/>
      <w:bookmarkStart w:id="481" w:name="_Toc58583449"/>
      <w:bookmarkStart w:id="482" w:name="_Toc50646459"/>
      <w:bookmarkStart w:id="483" w:name="_Toc50707050"/>
      <w:bookmarkStart w:id="484" w:name="_Toc58583450"/>
      <w:bookmarkStart w:id="485" w:name="_Toc58583451"/>
      <w:bookmarkStart w:id="486" w:name="_Toc58583452"/>
      <w:bookmarkStart w:id="487" w:name="_Toc58583453"/>
      <w:bookmarkStart w:id="488" w:name="_Toc58583454"/>
      <w:bookmarkStart w:id="489" w:name="_Toc58583455"/>
      <w:bookmarkStart w:id="490" w:name="_Toc58583456"/>
      <w:bookmarkStart w:id="491" w:name="_Toc58583457"/>
      <w:bookmarkStart w:id="492" w:name="_Toc58583458"/>
      <w:bookmarkStart w:id="493" w:name="_Toc58583459"/>
      <w:bookmarkStart w:id="494" w:name="_Toc58583460"/>
      <w:bookmarkStart w:id="495" w:name="_Toc58583461"/>
      <w:bookmarkStart w:id="496" w:name="_Toc58583462"/>
      <w:bookmarkStart w:id="497" w:name="_Toc58583463"/>
      <w:bookmarkStart w:id="498" w:name="_Toc58583464"/>
      <w:bookmarkStart w:id="499" w:name="_Toc58583465"/>
      <w:bookmarkStart w:id="500" w:name="_Toc58583466"/>
      <w:bookmarkStart w:id="501" w:name="_Toc58583467"/>
      <w:bookmarkStart w:id="502" w:name="_Toc58583468"/>
      <w:bookmarkStart w:id="503" w:name="_Toc58583469"/>
      <w:bookmarkStart w:id="504" w:name="_Toc58583470"/>
      <w:bookmarkStart w:id="505" w:name="_Toc58583471"/>
      <w:bookmarkStart w:id="506" w:name="_Toc58583472"/>
      <w:bookmarkStart w:id="507" w:name="_Toc58583473"/>
      <w:bookmarkStart w:id="508" w:name="_Toc58583474"/>
      <w:bookmarkStart w:id="509" w:name="_Toc58583475"/>
      <w:bookmarkStart w:id="510" w:name="_Toc58583476"/>
      <w:bookmarkStart w:id="511" w:name="_Toc58583477"/>
      <w:bookmarkStart w:id="512" w:name="_Toc58583478"/>
      <w:bookmarkStart w:id="513" w:name="_Toc58583479"/>
      <w:bookmarkStart w:id="514" w:name="_Toc58583480"/>
      <w:bookmarkStart w:id="515" w:name="_Toc58583481"/>
      <w:bookmarkStart w:id="516" w:name="_Toc58583482"/>
      <w:bookmarkStart w:id="517" w:name="_Toc58583483"/>
      <w:bookmarkStart w:id="518" w:name="_Toc58583484"/>
      <w:bookmarkStart w:id="519" w:name="_Toc58583485"/>
      <w:bookmarkStart w:id="520" w:name="_Toc58583486"/>
      <w:bookmarkStart w:id="521" w:name="_Toc58583487"/>
      <w:bookmarkStart w:id="522" w:name="_Toc58583488"/>
      <w:bookmarkStart w:id="523" w:name="_Toc58583489"/>
      <w:bookmarkStart w:id="524" w:name="_Toc58583490"/>
      <w:bookmarkStart w:id="525" w:name="_Toc58583491"/>
      <w:bookmarkStart w:id="526" w:name="_Toc58583492"/>
      <w:bookmarkStart w:id="527" w:name="_Toc58583493"/>
      <w:bookmarkStart w:id="528" w:name="_Toc58583494"/>
      <w:bookmarkStart w:id="529" w:name="_Toc58583495"/>
      <w:bookmarkStart w:id="530" w:name="_Toc58583496"/>
      <w:bookmarkStart w:id="531" w:name="_Toc58583497"/>
      <w:bookmarkStart w:id="532" w:name="_Toc58583498"/>
      <w:bookmarkStart w:id="533" w:name="_Toc58583499"/>
      <w:bookmarkStart w:id="534" w:name="_Toc58583500"/>
      <w:bookmarkStart w:id="535" w:name="_Toc58583501"/>
      <w:bookmarkStart w:id="536" w:name="_Toc58583502"/>
      <w:bookmarkStart w:id="537" w:name="_Toc58583503"/>
      <w:bookmarkStart w:id="538" w:name="_Toc58583504"/>
      <w:bookmarkStart w:id="539" w:name="_Toc58583505"/>
      <w:bookmarkStart w:id="540" w:name="_Toc58583506"/>
      <w:bookmarkStart w:id="541" w:name="_Toc58583507"/>
      <w:bookmarkStart w:id="542" w:name="_Toc58583508"/>
      <w:bookmarkStart w:id="543" w:name="_Toc58583509"/>
      <w:bookmarkStart w:id="544" w:name="_Toc58583510"/>
      <w:bookmarkStart w:id="545" w:name="_Toc58583511"/>
      <w:bookmarkStart w:id="546" w:name="_Toc58583512"/>
      <w:bookmarkStart w:id="547" w:name="_Toc58583513"/>
      <w:bookmarkStart w:id="548" w:name="_Toc58583514"/>
      <w:bookmarkStart w:id="549" w:name="_Toc58583515"/>
      <w:bookmarkStart w:id="550" w:name="_Toc58583516"/>
      <w:bookmarkStart w:id="551" w:name="_Toc58583517"/>
      <w:bookmarkStart w:id="552" w:name="_Toc58583518"/>
      <w:bookmarkStart w:id="553" w:name="_Toc58583519"/>
      <w:bookmarkStart w:id="554" w:name="_Toc58583520"/>
      <w:bookmarkStart w:id="555" w:name="_Toc58583521"/>
      <w:bookmarkStart w:id="556" w:name="_Toc58583522"/>
      <w:bookmarkStart w:id="557" w:name="_Toc58583523"/>
      <w:bookmarkStart w:id="558" w:name="_Toc58583524"/>
      <w:bookmarkStart w:id="559" w:name="_Toc58583525"/>
      <w:bookmarkStart w:id="560" w:name="_Toc58583526"/>
      <w:bookmarkStart w:id="561" w:name="_Toc58583527"/>
      <w:bookmarkStart w:id="562" w:name="_Toc58583528"/>
      <w:bookmarkStart w:id="563" w:name="_Toc58583529"/>
      <w:bookmarkStart w:id="564" w:name="_Toc58583530"/>
      <w:bookmarkStart w:id="565" w:name="_Toc58583531"/>
      <w:bookmarkStart w:id="566" w:name="_Toc58583532"/>
      <w:bookmarkStart w:id="567" w:name="_Toc58583533"/>
      <w:bookmarkStart w:id="568" w:name="_Toc58583534"/>
      <w:bookmarkStart w:id="569" w:name="_Toc58583535"/>
      <w:bookmarkStart w:id="570" w:name="_Toc58583536"/>
      <w:bookmarkStart w:id="571" w:name="_Toc58583537"/>
      <w:bookmarkStart w:id="572" w:name="_Toc58583538"/>
      <w:bookmarkStart w:id="573" w:name="_Toc58583539"/>
      <w:bookmarkStart w:id="574" w:name="_Toc58583540"/>
      <w:bookmarkStart w:id="575" w:name="_Toc58583541"/>
      <w:bookmarkStart w:id="576" w:name="_Toc58583542"/>
      <w:bookmarkStart w:id="577" w:name="_Toc58583543"/>
      <w:bookmarkStart w:id="578" w:name="_Toc58583544"/>
      <w:bookmarkStart w:id="579" w:name="_Toc58583545"/>
      <w:bookmarkStart w:id="580" w:name="_Toc58583546"/>
      <w:bookmarkStart w:id="581" w:name="_Toc58583547"/>
      <w:bookmarkStart w:id="582" w:name="_Toc58583548"/>
      <w:bookmarkStart w:id="583" w:name="_Toc58583549"/>
      <w:bookmarkStart w:id="584" w:name="_Toc58583550"/>
      <w:bookmarkStart w:id="585" w:name="_Toc58583551"/>
      <w:bookmarkStart w:id="586" w:name="_Toc58583552"/>
      <w:bookmarkStart w:id="587" w:name="_Toc58583553"/>
      <w:bookmarkStart w:id="588" w:name="_Toc58583554"/>
      <w:bookmarkStart w:id="589" w:name="_Toc58583555"/>
      <w:bookmarkStart w:id="590" w:name="_Toc58583556"/>
      <w:bookmarkStart w:id="591" w:name="_Toc50646476"/>
      <w:bookmarkStart w:id="592" w:name="_Toc50707067"/>
      <w:bookmarkStart w:id="593" w:name="_Toc58583557"/>
      <w:bookmarkStart w:id="594" w:name="_Toc58583558"/>
      <w:bookmarkStart w:id="595" w:name="_Toc58583559"/>
      <w:bookmarkStart w:id="596" w:name="_Toc58583560"/>
      <w:bookmarkStart w:id="597" w:name="_Toc58583561"/>
      <w:bookmarkStart w:id="598" w:name="_Toc58583562"/>
      <w:bookmarkStart w:id="599" w:name="_Toc58583563"/>
      <w:bookmarkStart w:id="600" w:name="_Toc58583564"/>
      <w:bookmarkStart w:id="601" w:name="_Toc58583565"/>
      <w:bookmarkStart w:id="602" w:name="_Toc58583566"/>
      <w:bookmarkStart w:id="603" w:name="_Toc58583567"/>
      <w:bookmarkStart w:id="604" w:name="_Toc58583568"/>
      <w:bookmarkStart w:id="605" w:name="_Toc58583569"/>
      <w:bookmarkStart w:id="606" w:name="_Toc58583570"/>
      <w:bookmarkStart w:id="607" w:name="_Toc58583571"/>
      <w:bookmarkStart w:id="608" w:name="_Toc58583572"/>
      <w:bookmarkStart w:id="609" w:name="_Toc58583573"/>
      <w:bookmarkStart w:id="610" w:name="_Toc58583574"/>
      <w:bookmarkStart w:id="611" w:name="_Toc58583575"/>
      <w:bookmarkStart w:id="612" w:name="_Toc58583576"/>
      <w:bookmarkStart w:id="613" w:name="_Toc58583577"/>
      <w:bookmarkStart w:id="614" w:name="_Toc58583578"/>
      <w:bookmarkStart w:id="615" w:name="_Toc58583579"/>
      <w:bookmarkStart w:id="616" w:name="_Toc58583580"/>
      <w:bookmarkStart w:id="617" w:name="_Toc58583581"/>
      <w:bookmarkStart w:id="618" w:name="_Toc58583582"/>
      <w:bookmarkStart w:id="619" w:name="_Toc58583583"/>
      <w:bookmarkStart w:id="620" w:name="_Toc58583584"/>
      <w:bookmarkStart w:id="621" w:name="_Toc58583585"/>
      <w:bookmarkStart w:id="622" w:name="_Toc58583586"/>
      <w:bookmarkStart w:id="623" w:name="_Toc58583587"/>
      <w:bookmarkStart w:id="624" w:name="_Toc58583588"/>
      <w:bookmarkStart w:id="625" w:name="_Toc58583589"/>
      <w:bookmarkStart w:id="626" w:name="_Toc58583590"/>
      <w:bookmarkStart w:id="627" w:name="_Toc58583591"/>
      <w:bookmarkStart w:id="628" w:name="_Toc58583592"/>
      <w:bookmarkStart w:id="629" w:name="_Toc58583593"/>
      <w:bookmarkStart w:id="630" w:name="_Toc58583594"/>
      <w:bookmarkStart w:id="631" w:name="_Toc58583595"/>
      <w:bookmarkStart w:id="632" w:name="_Toc58583596"/>
      <w:bookmarkStart w:id="633" w:name="_Toc58583597"/>
      <w:bookmarkStart w:id="634" w:name="_Toc58583598"/>
      <w:bookmarkStart w:id="635" w:name="_Toc58583599"/>
      <w:bookmarkStart w:id="636" w:name="_Toc58583600"/>
      <w:bookmarkStart w:id="637" w:name="_Toc58583601"/>
      <w:bookmarkStart w:id="638" w:name="_Toc58583602"/>
      <w:bookmarkStart w:id="639" w:name="_Toc58583603"/>
      <w:bookmarkStart w:id="640" w:name="_Toc58583604"/>
      <w:bookmarkStart w:id="641" w:name="_Toc58583605"/>
      <w:bookmarkStart w:id="642" w:name="_Toc58583606"/>
      <w:bookmarkStart w:id="643" w:name="_Toc58583607"/>
      <w:bookmarkStart w:id="644" w:name="_Toc58583608"/>
      <w:bookmarkStart w:id="645" w:name="_Toc58583609"/>
      <w:bookmarkStart w:id="646" w:name="_Toc58583610"/>
      <w:bookmarkStart w:id="647" w:name="_Toc58583611"/>
      <w:bookmarkStart w:id="648" w:name="_Toc58583612"/>
      <w:bookmarkStart w:id="649" w:name="_Toc58583613"/>
      <w:bookmarkStart w:id="650" w:name="_Toc58583614"/>
      <w:bookmarkStart w:id="651" w:name="_Toc58583615"/>
      <w:bookmarkStart w:id="652" w:name="_Toc58583616"/>
      <w:bookmarkStart w:id="653" w:name="_Toc58583617"/>
      <w:bookmarkStart w:id="654" w:name="_Toc58583618"/>
      <w:bookmarkStart w:id="655" w:name="_Toc58583619"/>
      <w:bookmarkStart w:id="656" w:name="_Toc58583620"/>
      <w:bookmarkStart w:id="657" w:name="_Toc58583621"/>
      <w:bookmarkStart w:id="658" w:name="_Toc58583622"/>
      <w:bookmarkStart w:id="659" w:name="_Toc58583623"/>
      <w:bookmarkStart w:id="660" w:name="_Toc58583624"/>
      <w:bookmarkStart w:id="661" w:name="_Toc58583625"/>
      <w:bookmarkStart w:id="662" w:name="_Toc58583626"/>
      <w:bookmarkStart w:id="663" w:name="_Toc58583627"/>
      <w:bookmarkStart w:id="664" w:name="_Toc58583628"/>
      <w:bookmarkStart w:id="665" w:name="_Toc58583629"/>
      <w:bookmarkStart w:id="666" w:name="_Toc58583630"/>
      <w:bookmarkStart w:id="667" w:name="_Toc58583631"/>
      <w:bookmarkStart w:id="668" w:name="_Toc58583632"/>
      <w:bookmarkStart w:id="669" w:name="_Toc58583633"/>
      <w:bookmarkStart w:id="670" w:name="_Toc58583634"/>
      <w:bookmarkStart w:id="671" w:name="_Toc58583635"/>
      <w:bookmarkStart w:id="672" w:name="_Toc58583636"/>
      <w:bookmarkStart w:id="673" w:name="_Toc58583637"/>
      <w:bookmarkStart w:id="674" w:name="_Toc58583638"/>
      <w:bookmarkStart w:id="675" w:name="_Toc58583639"/>
      <w:bookmarkStart w:id="676" w:name="_Toc58583640"/>
      <w:bookmarkStart w:id="677" w:name="_Toc58583641"/>
      <w:bookmarkStart w:id="678" w:name="_Toc58583642"/>
      <w:bookmarkStart w:id="679" w:name="_Toc58583643"/>
      <w:bookmarkStart w:id="680" w:name="_Toc58583644"/>
      <w:bookmarkStart w:id="681" w:name="_Toc58583645"/>
      <w:bookmarkStart w:id="682" w:name="_Toc58583646"/>
      <w:bookmarkStart w:id="683" w:name="_Toc58583647"/>
      <w:bookmarkStart w:id="684" w:name="_Toc58583648"/>
      <w:bookmarkStart w:id="685" w:name="_Toc58583649"/>
      <w:bookmarkStart w:id="686" w:name="_Toc58583650"/>
      <w:bookmarkStart w:id="687" w:name="_Toc58583651"/>
      <w:bookmarkStart w:id="688" w:name="_Toc58583652"/>
      <w:bookmarkStart w:id="689" w:name="_Toc58583653"/>
      <w:bookmarkStart w:id="690" w:name="_Toc58583654"/>
      <w:bookmarkStart w:id="691" w:name="_Toc58583655"/>
      <w:bookmarkStart w:id="692" w:name="_Toc58583656"/>
      <w:bookmarkStart w:id="693" w:name="_Toc58583657"/>
      <w:bookmarkStart w:id="694" w:name="_Toc58583658"/>
      <w:bookmarkStart w:id="695" w:name="_Toc58583659"/>
      <w:bookmarkStart w:id="696" w:name="_Toc58583660"/>
      <w:bookmarkStart w:id="697" w:name="_Toc58583661"/>
      <w:bookmarkStart w:id="698" w:name="_Toc58583662"/>
      <w:bookmarkStart w:id="699" w:name="_Toc58583663"/>
      <w:bookmarkStart w:id="700" w:name="_Toc58583664"/>
      <w:bookmarkStart w:id="701" w:name="_Toc58583665"/>
      <w:bookmarkStart w:id="702" w:name="_Toc58583666"/>
      <w:bookmarkStart w:id="703" w:name="_Toc58583667"/>
      <w:bookmarkStart w:id="704" w:name="_Toc58583668"/>
      <w:bookmarkStart w:id="705" w:name="_Toc58583669"/>
      <w:bookmarkStart w:id="706" w:name="_Toc58583670"/>
      <w:bookmarkStart w:id="707" w:name="_Toc58583671"/>
      <w:bookmarkStart w:id="708" w:name="_Toc58583672"/>
      <w:bookmarkStart w:id="709" w:name="_Toc58583673"/>
      <w:bookmarkStart w:id="710" w:name="_Toc58583674"/>
      <w:bookmarkStart w:id="711" w:name="_Toc58583675"/>
      <w:bookmarkStart w:id="712" w:name="_Toc58583676"/>
      <w:bookmarkStart w:id="713" w:name="_Toc58583677"/>
      <w:bookmarkStart w:id="714" w:name="_Toc58583678"/>
      <w:bookmarkStart w:id="715" w:name="_Toc58583679"/>
      <w:bookmarkStart w:id="716" w:name="_Toc58583680"/>
      <w:bookmarkStart w:id="717" w:name="_Toc58583681"/>
      <w:bookmarkStart w:id="718" w:name="_Toc58583682"/>
      <w:bookmarkStart w:id="719" w:name="_Toc58583683"/>
      <w:bookmarkStart w:id="720" w:name="_Toc58583684"/>
      <w:bookmarkStart w:id="721" w:name="_Toc58583685"/>
      <w:bookmarkStart w:id="722" w:name="_Toc58583686"/>
      <w:bookmarkStart w:id="723" w:name="_Toc58583687"/>
      <w:bookmarkStart w:id="724" w:name="_Toc58583688"/>
      <w:bookmarkStart w:id="725" w:name="_Toc58583689"/>
      <w:bookmarkStart w:id="726" w:name="_Toc58583690"/>
      <w:bookmarkStart w:id="727" w:name="_Toc58583691"/>
      <w:bookmarkStart w:id="728" w:name="_Toc58583692"/>
      <w:bookmarkStart w:id="729" w:name="_Toc58583693"/>
      <w:bookmarkStart w:id="730" w:name="_Toc58583694"/>
      <w:bookmarkStart w:id="731" w:name="_Toc58583695"/>
      <w:bookmarkStart w:id="732" w:name="_Toc58583696"/>
      <w:bookmarkStart w:id="733" w:name="_Toc58583697"/>
      <w:bookmarkStart w:id="734" w:name="_Toc50707085"/>
      <w:bookmarkStart w:id="735" w:name="_Toc58583698"/>
      <w:bookmarkStart w:id="736" w:name="_Toc50707086"/>
      <w:bookmarkStart w:id="737" w:name="_Toc58583699"/>
      <w:bookmarkStart w:id="738" w:name="_Toc50707087"/>
      <w:bookmarkStart w:id="739" w:name="_Toc58583700"/>
      <w:bookmarkStart w:id="740" w:name="_Toc50707088"/>
      <w:bookmarkStart w:id="741" w:name="_Toc58583701"/>
      <w:bookmarkStart w:id="742" w:name="_Toc50707089"/>
      <w:bookmarkStart w:id="743" w:name="_Toc58583702"/>
      <w:bookmarkStart w:id="744" w:name="_Toc50707090"/>
      <w:bookmarkStart w:id="745" w:name="_Toc58583703"/>
      <w:bookmarkStart w:id="746" w:name="_Toc58583704"/>
      <w:bookmarkStart w:id="747" w:name="_Toc58583705"/>
      <w:bookmarkStart w:id="748" w:name="_Toc58583706"/>
      <w:bookmarkStart w:id="749" w:name="_Toc58583707"/>
      <w:bookmarkStart w:id="750" w:name="_Toc51855563"/>
      <w:bookmarkStart w:id="751" w:name="_Toc63177602"/>
      <w:bookmarkStart w:id="752" w:name="_Toc71642715"/>
      <w:bookmarkStart w:id="753" w:name="_Ref77609903"/>
      <w:bookmarkStart w:id="754" w:name="_Ref77609905"/>
      <w:bookmarkStart w:id="755" w:name="_Ref77609936"/>
      <w:bookmarkStart w:id="756" w:name="_Toc151975947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r w:rsidRPr="09646E82">
        <w:rPr>
          <w:rFonts w:ascii="Times New Roman" w:hAnsi="Times New Roman"/>
        </w:rPr>
        <w:lastRenderedPageBreak/>
        <w:t>Assunzioni</w:t>
      </w:r>
      <w:bookmarkEnd w:id="750"/>
      <w:bookmarkEnd w:id="751"/>
      <w:bookmarkEnd w:id="752"/>
      <w:bookmarkEnd w:id="753"/>
      <w:bookmarkEnd w:id="754"/>
      <w:bookmarkEnd w:id="755"/>
      <w:bookmarkEnd w:id="756"/>
    </w:p>
    <w:p w14:paraId="1D8081C5" w14:textId="77777777" w:rsidR="00593A86" w:rsidRPr="00ED3A51" w:rsidRDefault="00593A86" w:rsidP="00593A86">
      <w:pPr>
        <w:tabs>
          <w:tab w:val="left" w:pos="1510"/>
        </w:tabs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200"/>
        <w:gridCol w:w="6640"/>
      </w:tblGrid>
      <w:tr w:rsidR="00593A86" w:rsidRPr="00ED3A51" w14:paraId="7E5FF419" w14:textId="77777777" w:rsidTr="003A6E36">
        <w:trPr>
          <w:trHeight w:val="315"/>
        </w:trPr>
        <w:tc>
          <w:tcPr>
            <w:tcW w:w="960" w:type="dxa"/>
            <w:shd w:val="clear" w:color="000000" w:fill="E7E6E6"/>
            <w:vAlign w:val="center"/>
            <w:hideMark/>
          </w:tcPr>
          <w:p w14:paraId="65FF289F" w14:textId="77777777" w:rsidR="00593A86" w:rsidRPr="00ED3A51" w:rsidRDefault="00593A86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ID</w:t>
            </w:r>
          </w:p>
        </w:tc>
        <w:tc>
          <w:tcPr>
            <w:tcW w:w="2200" w:type="dxa"/>
            <w:shd w:val="clear" w:color="000000" w:fill="E7E6E6"/>
            <w:vAlign w:val="center"/>
            <w:hideMark/>
          </w:tcPr>
          <w:p w14:paraId="08C65599" w14:textId="77777777" w:rsidR="00593A86" w:rsidRPr="00ED3A51" w:rsidRDefault="00593A86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Topic</w:t>
            </w:r>
          </w:p>
        </w:tc>
        <w:tc>
          <w:tcPr>
            <w:tcW w:w="6640" w:type="dxa"/>
            <w:shd w:val="clear" w:color="000000" w:fill="E7E6E6"/>
            <w:vAlign w:val="center"/>
            <w:hideMark/>
          </w:tcPr>
          <w:p w14:paraId="3BCE8F65" w14:textId="77777777" w:rsidR="00593A86" w:rsidRPr="00ED3A51" w:rsidRDefault="00593A86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De</w:t>
            </w:r>
            <w:r>
              <w:rPr>
                <w:b/>
                <w:bCs/>
                <w:color w:val="000000"/>
                <w:sz w:val="20"/>
              </w:rPr>
              <w:t>s</w:t>
            </w:r>
            <w:r w:rsidRPr="00ED3A51">
              <w:rPr>
                <w:b/>
                <w:bCs/>
                <w:color w:val="000000"/>
                <w:sz w:val="20"/>
              </w:rPr>
              <w:t>crizione</w:t>
            </w:r>
          </w:p>
        </w:tc>
      </w:tr>
      <w:tr w:rsidR="00593A86" w:rsidRPr="00ED3A51" w14:paraId="61FAAAC7" w14:textId="77777777" w:rsidTr="003A6E36">
        <w:trPr>
          <w:trHeight w:val="525"/>
        </w:trPr>
        <w:tc>
          <w:tcPr>
            <w:tcW w:w="960" w:type="dxa"/>
            <w:shd w:val="clear" w:color="000000" w:fill="FFFFFF"/>
            <w:vAlign w:val="center"/>
          </w:tcPr>
          <w:p w14:paraId="6A2ED767" w14:textId="718150B3" w:rsidR="00593A86" w:rsidRPr="00ED3A51" w:rsidRDefault="004619AA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2200" w:type="dxa"/>
            <w:shd w:val="clear" w:color="000000" w:fill="FFFFFF"/>
            <w:vAlign w:val="center"/>
          </w:tcPr>
          <w:p w14:paraId="220A8D52" w14:textId="2FFB5B32" w:rsidR="00593A86" w:rsidRPr="00ED3A51" w:rsidRDefault="00593A86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640" w:type="dxa"/>
            <w:shd w:val="clear" w:color="000000" w:fill="FFFFFF"/>
            <w:vAlign w:val="center"/>
          </w:tcPr>
          <w:p w14:paraId="09DC42C8" w14:textId="58E66055" w:rsidR="00593A86" w:rsidRPr="00ED3A51" w:rsidRDefault="00593A86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910817" w:rsidRPr="00ED3A51" w14:paraId="06346857" w14:textId="77777777" w:rsidTr="003A6E36">
        <w:trPr>
          <w:trHeight w:val="525"/>
        </w:trPr>
        <w:tc>
          <w:tcPr>
            <w:tcW w:w="960" w:type="dxa"/>
            <w:shd w:val="clear" w:color="000000" w:fill="FFFFFF"/>
            <w:vAlign w:val="center"/>
          </w:tcPr>
          <w:p w14:paraId="3B2124CE" w14:textId="296B751D" w:rsidR="00910817" w:rsidRDefault="004619AA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2200" w:type="dxa"/>
            <w:shd w:val="clear" w:color="000000" w:fill="FFFFFF"/>
            <w:vAlign w:val="center"/>
          </w:tcPr>
          <w:p w14:paraId="018DB394" w14:textId="00BB13D1" w:rsidR="00910817" w:rsidRDefault="00910817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640" w:type="dxa"/>
            <w:shd w:val="clear" w:color="000000" w:fill="FFFFFF"/>
            <w:vAlign w:val="center"/>
          </w:tcPr>
          <w:p w14:paraId="342EE5D8" w14:textId="3B107090" w:rsidR="00910817" w:rsidRDefault="00910817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7948C0" w:rsidRPr="00ED3A51" w14:paraId="111B51A9" w14:textId="77777777" w:rsidTr="003A6E36">
        <w:trPr>
          <w:trHeight w:val="525"/>
        </w:trPr>
        <w:tc>
          <w:tcPr>
            <w:tcW w:w="960" w:type="dxa"/>
            <w:shd w:val="clear" w:color="000000" w:fill="FFFFFF"/>
            <w:vAlign w:val="center"/>
          </w:tcPr>
          <w:p w14:paraId="4ACD14F9" w14:textId="22B464FD" w:rsidR="007948C0" w:rsidRDefault="004619AA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2200" w:type="dxa"/>
            <w:shd w:val="clear" w:color="000000" w:fill="FFFFFF"/>
            <w:vAlign w:val="center"/>
          </w:tcPr>
          <w:p w14:paraId="38AA7304" w14:textId="5E25EF95" w:rsidR="007948C0" w:rsidRDefault="007948C0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640" w:type="dxa"/>
            <w:shd w:val="clear" w:color="000000" w:fill="FFFFFF"/>
            <w:vAlign w:val="center"/>
          </w:tcPr>
          <w:p w14:paraId="7E0B4321" w14:textId="23F3E1B0" w:rsidR="007948C0" w:rsidRDefault="007948C0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192950" w:rsidRPr="00ED3A51" w14:paraId="28CD7CE9" w14:textId="77777777" w:rsidTr="003A6E36">
        <w:trPr>
          <w:trHeight w:val="525"/>
        </w:trPr>
        <w:tc>
          <w:tcPr>
            <w:tcW w:w="960" w:type="dxa"/>
            <w:shd w:val="clear" w:color="000000" w:fill="FFFFFF"/>
            <w:vAlign w:val="center"/>
          </w:tcPr>
          <w:p w14:paraId="2FB466E9" w14:textId="0E08DDAD" w:rsidR="00192950" w:rsidRDefault="004619AA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2200" w:type="dxa"/>
            <w:shd w:val="clear" w:color="000000" w:fill="FFFFFF"/>
            <w:vAlign w:val="center"/>
          </w:tcPr>
          <w:p w14:paraId="36DCB69C" w14:textId="719EC0B9" w:rsidR="00192950" w:rsidRDefault="00192950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640" w:type="dxa"/>
            <w:shd w:val="clear" w:color="000000" w:fill="FFFFFF"/>
            <w:vAlign w:val="center"/>
          </w:tcPr>
          <w:p w14:paraId="4C5660D4" w14:textId="706519E1" w:rsidR="00192950" w:rsidRDefault="00192950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</w:tbl>
    <w:p w14:paraId="5A41EB67" w14:textId="77777777" w:rsidR="003638AB" w:rsidRPr="00ED3A51" w:rsidRDefault="773B6B29" w:rsidP="003638AB">
      <w:pPr>
        <w:pStyle w:val="Titolo1"/>
        <w:numPr>
          <w:ilvl w:val="0"/>
          <w:numId w:val="1"/>
        </w:numPr>
        <w:rPr>
          <w:rFonts w:ascii="Times New Roman" w:hAnsi="Times New Roman"/>
        </w:rPr>
      </w:pPr>
      <w:bookmarkStart w:id="757" w:name="_Toc71642716"/>
      <w:bookmarkStart w:id="758" w:name="_Toc151975948"/>
      <w:r w:rsidRPr="09646E82">
        <w:rPr>
          <w:rFonts w:ascii="Times New Roman" w:hAnsi="Times New Roman"/>
        </w:rPr>
        <w:lastRenderedPageBreak/>
        <w:t>Open Point</w:t>
      </w:r>
      <w:bookmarkEnd w:id="757"/>
      <w:bookmarkEnd w:id="758"/>
    </w:p>
    <w:p w14:paraId="2DF0AA5B" w14:textId="77777777" w:rsidR="003638AB" w:rsidRPr="00ED3A51" w:rsidRDefault="003638AB" w:rsidP="003638AB">
      <w:pPr>
        <w:tabs>
          <w:tab w:val="left" w:pos="1510"/>
        </w:tabs>
      </w:pPr>
    </w:p>
    <w:tbl>
      <w:tblPr>
        <w:tblW w:w="9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"/>
        <w:gridCol w:w="1595"/>
        <w:gridCol w:w="5228"/>
        <w:gridCol w:w="2135"/>
      </w:tblGrid>
      <w:tr w:rsidR="003638AB" w:rsidRPr="00ED3A51" w14:paraId="2AC3837D" w14:textId="77777777" w:rsidTr="003A6E36">
        <w:trPr>
          <w:trHeight w:val="275"/>
        </w:trPr>
        <w:tc>
          <w:tcPr>
            <w:tcW w:w="543" w:type="dxa"/>
            <w:shd w:val="clear" w:color="000000" w:fill="E7E6E6"/>
            <w:vAlign w:val="center"/>
            <w:hideMark/>
          </w:tcPr>
          <w:p w14:paraId="04C43A08" w14:textId="77777777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ID</w:t>
            </w:r>
          </w:p>
        </w:tc>
        <w:tc>
          <w:tcPr>
            <w:tcW w:w="1595" w:type="dxa"/>
            <w:shd w:val="clear" w:color="000000" w:fill="E7E6E6"/>
            <w:vAlign w:val="center"/>
            <w:hideMark/>
          </w:tcPr>
          <w:p w14:paraId="76F2F7A1" w14:textId="77777777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Topic</w:t>
            </w:r>
          </w:p>
        </w:tc>
        <w:tc>
          <w:tcPr>
            <w:tcW w:w="5228" w:type="dxa"/>
            <w:shd w:val="clear" w:color="000000" w:fill="E7E6E6"/>
            <w:vAlign w:val="center"/>
            <w:hideMark/>
          </w:tcPr>
          <w:p w14:paraId="6212DA91" w14:textId="77777777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De</w:t>
            </w:r>
            <w:r>
              <w:rPr>
                <w:b/>
                <w:bCs/>
                <w:color w:val="000000"/>
                <w:sz w:val="20"/>
              </w:rPr>
              <w:t>s</w:t>
            </w:r>
            <w:r w:rsidRPr="00ED3A51">
              <w:rPr>
                <w:b/>
                <w:bCs/>
                <w:color w:val="000000"/>
                <w:sz w:val="20"/>
              </w:rPr>
              <w:t>crizione</w:t>
            </w:r>
          </w:p>
        </w:tc>
        <w:tc>
          <w:tcPr>
            <w:tcW w:w="2135" w:type="dxa"/>
            <w:shd w:val="clear" w:color="000000" w:fill="E7E6E6"/>
          </w:tcPr>
          <w:p w14:paraId="0857C8EB" w14:textId="77777777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ED3A51">
              <w:rPr>
                <w:b/>
                <w:bCs/>
                <w:color w:val="000000"/>
                <w:sz w:val="20"/>
              </w:rPr>
              <w:t>Aggiornamento</w:t>
            </w:r>
          </w:p>
        </w:tc>
      </w:tr>
      <w:tr w:rsidR="003638AB" w:rsidRPr="00ED3A51" w14:paraId="02DCB015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29981B04" w14:textId="77777777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4B5142AB" w14:textId="761A45AE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07776846" w14:textId="10AA7369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0AE80A38" w14:textId="0103BD28" w:rsidR="003638AB" w:rsidRPr="00ED3A51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638AB" w:rsidRPr="00ED3A51" w14:paraId="35693704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675BCFC5" w14:textId="77777777" w:rsidR="003638AB" w:rsidRPr="00FA44CF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 w:rsidRPr="00FA44CF">
              <w:rPr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483EB6F9" w14:textId="4516D32C" w:rsidR="003638AB" w:rsidRPr="00FA44CF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28FE4959" w14:textId="170F6809" w:rsidR="003638AB" w:rsidRPr="00FA44CF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3E509B79" w14:textId="2E440029" w:rsidR="003638AB" w:rsidRPr="00FA44CF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638AB" w:rsidRPr="00ED3A51" w14:paraId="1BF704A4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207067ED" w14:textId="77777777" w:rsidR="003638AB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134FAFEA" w14:textId="598CEA22" w:rsidR="003638AB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731C5C0D" w14:textId="17B017C7" w:rsidR="003638AB" w:rsidRPr="00001F27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220459D5" w14:textId="32337FBC" w:rsidR="003638AB" w:rsidRDefault="003638AB" w:rsidP="003A6E36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81927" w:rsidRPr="00ED3A51" w14:paraId="750A2732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344A8531" w14:textId="218EADCA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29E487F6" w14:textId="0BBF2CE3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3F40B611" w14:textId="0DFF0713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309591E1" w14:textId="777777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81927" w:rsidRPr="00ED3A51" w14:paraId="300C5B56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6B594864" w14:textId="6518CC74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5B3B243B" w14:textId="54DAFC8F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06E9C7AD" w14:textId="0F413D5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519DDBF6" w14:textId="777777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81927" w:rsidRPr="00ED3A51" w14:paraId="5B8088BD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16FCC56E" w14:textId="69C0E08A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7A2ED63D" w14:textId="5EBFCB8F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71DDD4B9" w14:textId="7017DE80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6636B311" w14:textId="777777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81927" w:rsidRPr="00ED3A51" w14:paraId="3A4E6CF8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0C1200FC" w14:textId="6DB72AE0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29BC8E07" w14:textId="033BDB6A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41A16B26" w14:textId="7EF11EE9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68986B04" w14:textId="777777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  <w:tr w:rsidR="00381927" w:rsidRPr="00ED3A51" w14:paraId="1949A312" w14:textId="77777777" w:rsidTr="003A6E36">
        <w:trPr>
          <w:trHeight w:val="275"/>
        </w:trPr>
        <w:tc>
          <w:tcPr>
            <w:tcW w:w="543" w:type="dxa"/>
            <w:shd w:val="clear" w:color="000000" w:fill="FFFFFF"/>
            <w:vAlign w:val="center"/>
          </w:tcPr>
          <w:p w14:paraId="5C8D820E" w14:textId="3901AD6D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595" w:type="dxa"/>
            <w:shd w:val="clear" w:color="000000" w:fill="FFFFFF"/>
            <w:vAlign w:val="center"/>
          </w:tcPr>
          <w:p w14:paraId="3BC33E3C" w14:textId="4209C1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5228" w:type="dxa"/>
            <w:shd w:val="clear" w:color="000000" w:fill="FFFFFF"/>
            <w:vAlign w:val="center"/>
          </w:tcPr>
          <w:p w14:paraId="4C3753E5" w14:textId="745D8023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2135" w:type="dxa"/>
            <w:shd w:val="clear" w:color="000000" w:fill="FFFFFF"/>
          </w:tcPr>
          <w:p w14:paraId="019A58B4" w14:textId="77777777" w:rsidR="00381927" w:rsidRDefault="00381927" w:rsidP="00381927">
            <w:pPr>
              <w:jc w:val="left"/>
              <w:rPr>
                <w:b/>
                <w:bCs/>
                <w:color w:val="000000"/>
                <w:sz w:val="20"/>
              </w:rPr>
            </w:pPr>
          </w:p>
        </w:tc>
      </w:tr>
    </w:tbl>
    <w:p w14:paraId="766596D8" w14:textId="41A15938" w:rsidR="00C37761" w:rsidRPr="003A6534" w:rsidRDefault="105C3DD0" w:rsidP="00FF7A36">
      <w:pPr>
        <w:pStyle w:val="Titolo1"/>
      </w:pPr>
      <w:bookmarkStart w:id="759" w:name="_Toc151975949"/>
      <w:r>
        <w:lastRenderedPageBreak/>
        <w:t>Ruoli</w:t>
      </w:r>
      <w:bookmarkEnd w:id="759"/>
      <w:r w:rsidR="67E7F295">
        <w:t xml:space="preserve"> </w:t>
      </w:r>
    </w:p>
    <w:p w14:paraId="3F182754" w14:textId="1CA9A194" w:rsidR="00526789" w:rsidRDefault="00526789" w:rsidP="00526789"/>
    <w:p w14:paraId="2C675EA5" w14:textId="1DFAE465" w:rsidR="00CE1CBA" w:rsidRDefault="00CE1CBA" w:rsidP="00526789">
      <w:r>
        <w:rPr>
          <w:noProof/>
        </w:rPr>
        <w:drawing>
          <wp:inline distT="0" distB="0" distL="0" distR="0" wp14:anchorId="3D18C930" wp14:editId="4B969E11">
            <wp:extent cx="5936615" cy="3357245"/>
            <wp:effectExtent l="95250" t="38100" r="45085" b="908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724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A858FF" w14:textId="74409B8D" w:rsidR="00526789" w:rsidRPr="00526789" w:rsidRDefault="00526789" w:rsidP="00526789"/>
    <w:p w14:paraId="132E7C78" w14:textId="02EBFA30" w:rsidR="00C37761" w:rsidRDefault="00C37761" w:rsidP="00C37761">
      <w:pPr>
        <w:tabs>
          <w:tab w:val="left" w:pos="1510"/>
        </w:tabs>
        <w:rPr>
          <w:rFonts w:ascii="Arial" w:hAnsi="Arial" w:cs="Arial"/>
        </w:rPr>
      </w:pPr>
    </w:p>
    <w:p w14:paraId="31E9C5D3" w14:textId="705706F2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55B253D8" w14:textId="1C62BE29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1325FA52" w14:textId="5622A716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0A70DFE5" w14:textId="6001B084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3BDD98C3" w14:textId="7C71CF6B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352F3FBF" w14:textId="504C9A0E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25BEF809" w14:textId="77777777" w:rsidR="00B82023" w:rsidRDefault="00B82023" w:rsidP="00C37761">
      <w:pPr>
        <w:tabs>
          <w:tab w:val="left" w:pos="1510"/>
        </w:tabs>
        <w:rPr>
          <w:rFonts w:ascii="Arial" w:hAnsi="Arial" w:cs="Arial"/>
        </w:rPr>
      </w:pPr>
    </w:p>
    <w:p w14:paraId="26D7FC37" w14:textId="6B4C4552" w:rsidR="00C37761" w:rsidRDefault="586D53EC" w:rsidP="00FF7A36">
      <w:pPr>
        <w:pStyle w:val="Titolo1"/>
      </w:pPr>
      <w:bookmarkStart w:id="760" w:name="_Toc151975950"/>
      <w:r>
        <w:lastRenderedPageBreak/>
        <w:t>Sistemi</w:t>
      </w:r>
      <w:r w:rsidR="67E7F295">
        <w:t xml:space="preserve"> da i</w:t>
      </w:r>
      <w:r>
        <w:t>ntegra</w:t>
      </w:r>
      <w:r w:rsidR="67E7F295">
        <w:t>re</w:t>
      </w:r>
      <w:bookmarkEnd w:id="760"/>
    </w:p>
    <w:p w14:paraId="77809B89" w14:textId="77777777" w:rsidR="00AA44F7" w:rsidRPr="00AA44F7" w:rsidRDefault="00AA44F7" w:rsidP="00AA44F7"/>
    <w:p w14:paraId="1BDB16B8" w14:textId="571A6337" w:rsidR="003263C4" w:rsidRPr="003263C4" w:rsidRDefault="00AA44F7" w:rsidP="003263C4">
      <w:r>
        <w:rPr>
          <w:noProof/>
        </w:rPr>
        <w:drawing>
          <wp:inline distT="0" distB="0" distL="0" distR="0" wp14:anchorId="2A5D14D1" wp14:editId="5A68B0BC">
            <wp:extent cx="5936615" cy="3355340"/>
            <wp:effectExtent l="95250" t="38100" r="45085" b="927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534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DE35A" w14:textId="0723DE5A" w:rsidR="006102D6" w:rsidRPr="006102D6" w:rsidRDefault="006102D6" w:rsidP="006102D6"/>
    <w:p w14:paraId="7FB4A5BC" w14:textId="55E7D8B4" w:rsidR="00C230C1" w:rsidRPr="00C230C1" w:rsidRDefault="00C230C1" w:rsidP="00E77FE1">
      <w:pPr>
        <w:jc w:val="center"/>
      </w:pPr>
    </w:p>
    <w:p w14:paraId="497ABB5F" w14:textId="527FBF3E" w:rsidR="00C37761" w:rsidRDefault="434773D2" w:rsidP="00FF7A36">
      <w:pPr>
        <w:pStyle w:val="Titolo1"/>
      </w:pPr>
      <w:bookmarkStart w:id="761" w:name="_Toc151975951"/>
      <w:r>
        <w:lastRenderedPageBreak/>
        <w:t>Modello</w:t>
      </w:r>
      <w:r w:rsidR="383061BF">
        <w:t xml:space="preserve"> </w:t>
      </w:r>
      <w:r>
        <w:t>di processo</w:t>
      </w:r>
      <w:bookmarkEnd w:id="761"/>
      <w:r w:rsidR="586D53EC">
        <w:t xml:space="preserve"> </w:t>
      </w:r>
    </w:p>
    <w:p w14:paraId="2BC919BF" w14:textId="29130AF4" w:rsidR="00E77FE1" w:rsidRDefault="0010613A" w:rsidP="00E77FE1">
      <w:r>
        <w:t xml:space="preserve">Di seguito </w:t>
      </w:r>
      <w:r w:rsidR="007B4D64">
        <w:t>viene</w:t>
      </w:r>
      <w:r w:rsidR="00275C0B">
        <w:t xml:space="preserve"> mostrat</w:t>
      </w:r>
      <w:r w:rsidR="007B4D64">
        <w:t>o</w:t>
      </w:r>
      <w:r w:rsidR="00275C0B">
        <w:t xml:space="preserve"> i</w:t>
      </w:r>
      <w:r w:rsidR="007B4D64">
        <w:t>l</w:t>
      </w:r>
      <w:r w:rsidR="00275C0B">
        <w:t xml:space="preserve"> workflow de</w:t>
      </w:r>
      <w:r w:rsidR="007B4D64">
        <w:t>l</w:t>
      </w:r>
      <w:r w:rsidR="00275C0B">
        <w:t xml:space="preserve"> process</w:t>
      </w:r>
      <w:r w:rsidR="007B4D64">
        <w:t>o</w:t>
      </w:r>
      <w:r w:rsidR="00AA44F7">
        <w:t>.</w:t>
      </w:r>
    </w:p>
    <w:p w14:paraId="139439D8" w14:textId="77777777" w:rsidR="00AA44F7" w:rsidRDefault="00AA44F7" w:rsidP="00E77FE1"/>
    <w:p w14:paraId="024F23C7" w14:textId="25AB61A3" w:rsidR="00AA44F7" w:rsidRPr="00E77FE1" w:rsidRDefault="003435F5" w:rsidP="00E77FE1">
      <w:r>
        <w:rPr>
          <w:noProof/>
        </w:rPr>
        <w:drawing>
          <wp:inline distT="0" distB="0" distL="0" distR="0" wp14:anchorId="3ACD7645" wp14:editId="243C752B">
            <wp:extent cx="5936615" cy="3358515"/>
            <wp:effectExtent l="95250" t="38100" r="45085" b="895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851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AB448" w14:textId="3C8EABCE" w:rsidR="00275C0B" w:rsidRDefault="00275C0B" w:rsidP="00153DD9">
      <w:pPr>
        <w:rPr>
          <w:color w:val="FF0000"/>
        </w:rPr>
      </w:pPr>
    </w:p>
    <w:p w14:paraId="3CFD1DFC" w14:textId="6FD4CBEC" w:rsidR="00CF025A" w:rsidRPr="00CF025A" w:rsidRDefault="00CF025A" w:rsidP="00CF025A"/>
    <w:p w14:paraId="40410935" w14:textId="2E4371EF" w:rsidR="003D27BA" w:rsidRPr="00393C53" w:rsidRDefault="5AB85643" w:rsidP="00FF7A36">
      <w:pPr>
        <w:pStyle w:val="Titolo1"/>
      </w:pPr>
      <w:bookmarkStart w:id="762" w:name="_Toc151975952"/>
      <w:r w:rsidRPr="00393C53">
        <w:lastRenderedPageBreak/>
        <w:t>Stat</w:t>
      </w:r>
      <w:r w:rsidR="47F344D5" w:rsidRPr="00393C53">
        <w:t>e Model</w:t>
      </w:r>
      <w:bookmarkEnd w:id="762"/>
    </w:p>
    <w:p w14:paraId="1129FE76" w14:textId="544E8416" w:rsidR="001D75E5" w:rsidRDefault="00A405EF" w:rsidP="00A405EF">
      <w:r w:rsidRPr="00A405EF">
        <w:t xml:space="preserve">Lo state model del flusso </w:t>
      </w:r>
      <w:r w:rsidR="001D75E5">
        <w:t>presenta i seguenti Stati.</w:t>
      </w:r>
    </w:p>
    <w:p w14:paraId="632E33D4" w14:textId="77777777" w:rsidR="0046244D" w:rsidRDefault="0046244D" w:rsidP="00A405EF"/>
    <w:p w14:paraId="14292186" w14:textId="2B3683CD" w:rsidR="001D75E5" w:rsidRDefault="00251753" w:rsidP="00A405EF">
      <w:r>
        <w:rPr>
          <w:noProof/>
        </w:rPr>
        <w:drawing>
          <wp:inline distT="0" distB="0" distL="0" distR="0" wp14:anchorId="656B202B" wp14:editId="230458C5">
            <wp:extent cx="5936615" cy="3349625"/>
            <wp:effectExtent l="95250" t="38100" r="45085" b="98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4962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B2012" w14:textId="5A39E45B" w:rsidR="002135B2" w:rsidRDefault="002135B2" w:rsidP="00A405EF"/>
    <w:p w14:paraId="22FA70B9" w14:textId="1B96EFF6" w:rsidR="001D75E5" w:rsidRDefault="001D75E5" w:rsidP="00A405EF"/>
    <w:p w14:paraId="2314D516" w14:textId="77777777" w:rsidR="00A405EF" w:rsidRPr="00A405EF" w:rsidRDefault="00A405EF" w:rsidP="00A405EF"/>
    <w:p w14:paraId="5F5CC2F7" w14:textId="48063306" w:rsidR="007C4B12" w:rsidRDefault="007C4B12" w:rsidP="00157F3A">
      <w:pPr>
        <w:tabs>
          <w:tab w:val="left" w:pos="1170"/>
        </w:tabs>
        <w:rPr>
          <w:rFonts w:ascii="Arial" w:hAnsi="Arial" w:cs="Arial"/>
        </w:rPr>
      </w:pPr>
    </w:p>
    <w:p w14:paraId="69F11DEC" w14:textId="5D65C6CD" w:rsidR="006A558E" w:rsidRDefault="4E61B758" w:rsidP="00ED14C3">
      <w:pPr>
        <w:pStyle w:val="Titolo1"/>
        <w:spacing w:before="240"/>
        <w:ind w:left="567" w:hanging="567"/>
        <w:rPr>
          <w:rFonts w:cs="Arial"/>
          <w:lang w:val="en-US"/>
        </w:rPr>
      </w:pPr>
      <w:bookmarkStart w:id="763" w:name="_Toc58583712"/>
      <w:bookmarkStart w:id="764" w:name="_Toc40968547"/>
      <w:bookmarkStart w:id="765" w:name="_Toc40968679"/>
      <w:bookmarkStart w:id="766" w:name="_Toc151975953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763"/>
      <w:r w:rsidRPr="09646E82">
        <w:rPr>
          <w:rFonts w:cs="Arial"/>
          <w:lang w:val="en-US"/>
        </w:rPr>
        <w:lastRenderedPageBreak/>
        <w:t>Index of figures and tables</w:t>
      </w:r>
      <w:bookmarkEnd w:id="764"/>
      <w:bookmarkEnd w:id="765"/>
      <w:bookmarkEnd w:id="766"/>
    </w:p>
    <w:p w14:paraId="46D01E61" w14:textId="4C4EAFE7" w:rsidR="000B6B7F" w:rsidRPr="006750D5" w:rsidRDefault="000B6B7F" w:rsidP="000B6B7F">
      <w:pPr>
        <w:pStyle w:val="Altrosottotitolo"/>
        <w:spacing w:before="0"/>
        <w:rPr>
          <w:rFonts w:cs="Arial"/>
          <w:lang w:val="en-US"/>
        </w:rPr>
      </w:pPr>
      <w:r>
        <w:rPr>
          <w:rFonts w:cs="Arial"/>
          <w:lang w:val="en-US"/>
        </w:rPr>
        <w:t>Figures</w:t>
      </w:r>
    </w:p>
    <w:p w14:paraId="248880C3" w14:textId="77777777" w:rsidR="000B6B7F" w:rsidRPr="000B6B7F" w:rsidRDefault="000B6B7F" w:rsidP="000B6B7F">
      <w:pPr>
        <w:rPr>
          <w:lang w:val="en-US"/>
        </w:rPr>
      </w:pPr>
    </w:p>
    <w:p w14:paraId="38A9B5B4" w14:textId="5493E486" w:rsidR="00580F26" w:rsidRDefault="000B6B7F" w:rsidP="004F7A63">
      <w:pPr>
        <w:pStyle w:val="Altrosottotitolo"/>
        <w:spacing w:before="0"/>
        <w:rPr>
          <w:rFonts w:cs="Arial"/>
          <w:lang w:val="en-US"/>
        </w:rPr>
      </w:pPr>
      <w:r>
        <w:rPr>
          <w:rFonts w:cs="Arial"/>
          <w:lang w:val="en-US"/>
        </w:rPr>
        <w:fldChar w:fldCharType="begin"/>
      </w:r>
      <w:r>
        <w:rPr>
          <w:rFonts w:cs="Arial"/>
          <w:lang w:val="en-US"/>
        </w:rPr>
        <w:instrText xml:space="preserve"> TOC \h \z \c "Figura" </w:instrText>
      </w:r>
      <w:r>
        <w:rPr>
          <w:rFonts w:cs="Arial"/>
          <w:lang w:val="en-US"/>
        </w:rPr>
        <w:fldChar w:fldCharType="separate"/>
      </w:r>
      <w:r w:rsidR="001B5AD2">
        <w:rPr>
          <w:rFonts w:cs="Arial"/>
          <w:b w:val="0"/>
          <w:bCs/>
          <w:noProof/>
          <w:lang w:val="en-US"/>
        </w:rPr>
        <w:t>No table of figures entries found.</w:t>
      </w:r>
      <w:r>
        <w:rPr>
          <w:rFonts w:cs="Arial"/>
          <w:lang w:val="en-US"/>
        </w:rPr>
        <w:fldChar w:fldCharType="end"/>
      </w:r>
    </w:p>
    <w:p w14:paraId="61AC9521" w14:textId="77777777" w:rsidR="004F7A63" w:rsidRPr="006750D5" w:rsidRDefault="004F7A63" w:rsidP="004F7A63">
      <w:pPr>
        <w:pStyle w:val="Altrosottotitolo"/>
        <w:spacing w:before="0"/>
        <w:rPr>
          <w:rFonts w:cs="Arial"/>
          <w:lang w:val="en-US"/>
        </w:rPr>
      </w:pPr>
      <w:r w:rsidRPr="006750D5">
        <w:rPr>
          <w:rFonts w:cs="Arial"/>
          <w:lang w:val="en-US"/>
        </w:rPr>
        <w:t>Tables</w:t>
      </w:r>
    </w:p>
    <w:p w14:paraId="15046E26" w14:textId="07C61B19" w:rsidR="005312B6" w:rsidRDefault="00256304">
      <w:pPr>
        <w:pStyle w:val="Indicedellefigure"/>
        <w:rPr>
          <w:rFonts w:asciiTheme="minorHAnsi" w:eastAsiaTheme="minorEastAsia" w:hAnsiTheme="minorHAnsi" w:cstheme="minorBidi"/>
          <w:szCs w:val="22"/>
          <w:lang w:val="en-US" w:eastAsia="en-US"/>
        </w:rPr>
      </w:pPr>
      <w:r w:rsidRPr="006750D5">
        <w:rPr>
          <w:rFonts w:cs="Arial"/>
          <w:sz w:val="24"/>
          <w:lang w:val="en-US"/>
        </w:rPr>
        <w:fldChar w:fldCharType="begin"/>
      </w:r>
      <w:r w:rsidR="004F7A63" w:rsidRPr="006750D5">
        <w:rPr>
          <w:rFonts w:cs="Arial"/>
          <w:sz w:val="24"/>
          <w:lang w:val="en-US"/>
        </w:rPr>
        <w:instrText xml:space="preserve"> TOC \h \z \c "Tabella" </w:instrText>
      </w:r>
      <w:r w:rsidRPr="006750D5">
        <w:rPr>
          <w:rFonts w:cs="Arial"/>
          <w:sz w:val="24"/>
          <w:lang w:val="en-US"/>
        </w:rPr>
        <w:fldChar w:fldCharType="separate"/>
      </w:r>
      <w:hyperlink w:anchor="_Toc40969612" w:history="1">
        <w:r w:rsidR="005312B6" w:rsidRPr="00992691">
          <w:rPr>
            <w:rStyle w:val="Collegamentoipertestuale"/>
            <w:rFonts w:cs="Arial"/>
          </w:rPr>
          <w:t>Table 1 – Version Control</w:t>
        </w:r>
        <w:r w:rsidR="005312B6">
          <w:rPr>
            <w:webHidden/>
          </w:rPr>
          <w:tab/>
        </w:r>
        <w:r w:rsidR="005312B6">
          <w:rPr>
            <w:webHidden/>
          </w:rPr>
          <w:fldChar w:fldCharType="begin"/>
        </w:r>
        <w:r w:rsidR="005312B6">
          <w:rPr>
            <w:webHidden/>
          </w:rPr>
          <w:instrText xml:space="preserve"> PAGEREF _Toc40969612 \h </w:instrText>
        </w:r>
        <w:r w:rsidR="005312B6">
          <w:rPr>
            <w:webHidden/>
          </w:rPr>
        </w:r>
        <w:r w:rsidR="005312B6">
          <w:rPr>
            <w:webHidden/>
          </w:rPr>
          <w:fldChar w:fldCharType="separate"/>
        </w:r>
        <w:r w:rsidR="005312B6">
          <w:rPr>
            <w:webHidden/>
          </w:rPr>
          <w:t>2</w:t>
        </w:r>
        <w:r w:rsidR="005312B6">
          <w:rPr>
            <w:webHidden/>
          </w:rPr>
          <w:fldChar w:fldCharType="end"/>
        </w:r>
      </w:hyperlink>
    </w:p>
    <w:p w14:paraId="660251C3" w14:textId="6575FC39" w:rsidR="005312B6" w:rsidRDefault="00EC05A2">
      <w:pPr>
        <w:pStyle w:val="Indicedellefigure"/>
        <w:rPr>
          <w:rFonts w:asciiTheme="minorHAnsi" w:eastAsiaTheme="minorEastAsia" w:hAnsiTheme="minorHAnsi" w:cstheme="minorBidi"/>
          <w:szCs w:val="22"/>
          <w:lang w:val="en-US" w:eastAsia="en-US"/>
        </w:rPr>
      </w:pPr>
      <w:hyperlink w:anchor="_Toc40969613" w:history="1">
        <w:r w:rsidR="005312B6" w:rsidRPr="00992691">
          <w:rPr>
            <w:rStyle w:val="Collegamentoipertestuale"/>
            <w:rFonts w:cs="Arial"/>
          </w:rPr>
          <w:t>Table 2 – Acronyms, abbreviations</w:t>
        </w:r>
        <w:r w:rsidR="005312B6">
          <w:rPr>
            <w:webHidden/>
          </w:rPr>
          <w:tab/>
        </w:r>
        <w:r w:rsidR="005312B6">
          <w:rPr>
            <w:webHidden/>
          </w:rPr>
          <w:fldChar w:fldCharType="begin"/>
        </w:r>
        <w:r w:rsidR="005312B6">
          <w:rPr>
            <w:webHidden/>
          </w:rPr>
          <w:instrText xml:space="preserve"> PAGEREF _Toc40969613 \h </w:instrText>
        </w:r>
        <w:r w:rsidR="005312B6">
          <w:rPr>
            <w:webHidden/>
          </w:rPr>
        </w:r>
        <w:r w:rsidR="005312B6">
          <w:rPr>
            <w:webHidden/>
          </w:rPr>
          <w:fldChar w:fldCharType="separate"/>
        </w:r>
        <w:r w:rsidR="005312B6">
          <w:rPr>
            <w:webHidden/>
          </w:rPr>
          <w:t>4</w:t>
        </w:r>
        <w:r w:rsidR="005312B6">
          <w:rPr>
            <w:webHidden/>
          </w:rPr>
          <w:fldChar w:fldCharType="end"/>
        </w:r>
      </w:hyperlink>
    </w:p>
    <w:p w14:paraId="02079B42" w14:textId="76B3D657" w:rsidR="005312B6" w:rsidRDefault="00EC05A2">
      <w:pPr>
        <w:pStyle w:val="Indicedellefigure"/>
        <w:rPr>
          <w:rFonts w:asciiTheme="minorHAnsi" w:eastAsiaTheme="minorEastAsia" w:hAnsiTheme="minorHAnsi" w:cstheme="minorBidi"/>
          <w:szCs w:val="22"/>
          <w:lang w:val="en-US" w:eastAsia="en-US"/>
        </w:rPr>
      </w:pPr>
      <w:hyperlink w:anchor="_Toc40969614" w:history="1">
        <w:r w:rsidR="005312B6" w:rsidRPr="00992691">
          <w:rPr>
            <w:rStyle w:val="Collegamentoipertestuale"/>
            <w:rFonts w:cs="Arial"/>
          </w:rPr>
          <w:t>Table 3 – Glossary</w:t>
        </w:r>
        <w:r w:rsidR="005312B6">
          <w:rPr>
            <w:webHidden/>
          </w:rPr>
          <w:tab/>
        </w:r>
        <w:r w:rsidR="005312B6">
          <w:rPr>
            <w:webHidden/>
          </w:rPr>
          <w:fldChar w:fldCharType="begin"/>
        </w:r>
        <w:r w:rsidR="005312B6">
          <w:rPr>
            <w:webHidden/>
          </w:rPr>
          <w:instrText xml:space="preserve"> PAGEREF _Toc40969614 \h </w:instrText>
        </w:r>
        <w:r w:rsidR="005312B6">
          <w:rPr>
            <w:webHidden/>
          </w:rPr>
        </w:r>
        <w:r w:rsidR="005312B6">
          <w:rPr>
            <w:webHidden/>
          </w:rPr>
          <w:fldChar w:fldCharType="separate"/>
        </w:r>
        <w:r w:rsidR="005312B6">
          <w:rPr>
            <w:webHidden/>
          </w:rPr>
          <w:t>4</w:t>
        </w:r>
        <w:r w:rsidR="005312B6">
          <w:rPr>
            <w:webHidden/>
          </w:rPr>
          <w:fldChar w:fldCharType="end"/>
        </w:r>
      </w:hyperlink>
    </w:p>
    <w:p w14:paraId="4A47284B" w14:textId="25247DCB" w:rsidR="00061AB5" w:rsidRDefault="00256304" w:rsidP="004F7A63">
      <w:pPr>
        <w:pStyle w:val="Altrosottotitolo"/>
        <w:spacing w:before="0"/>
        <w:rPr>
          <w:noProof/>
        </w:rPr>
      </w:pPr>
      <w:r w:rsidRPr="006750D5">
        <w:rPr>
          <w:rFonts w:cs="Arial"/>
          <w:sz w:val="24"/>
          <w:lang w:val="en-US"/>
        </w:rPr>
        <w:fldChar w:fldCharType="end"/>
      </w:r>
      <w:r w:rsidR="00051732" w:rsidRPr="00051732">
        <w:rPr>
          <w:noProof/>
        </w:rPr>
        <w:t xml:space="preserve"> </w:t>
      </w:r>
    </w:p>
    <w:p w14:paraId="74D2670A" w14:textId="46C7DF85" w:rsidR="007F350F" w:rsidRDefault="007F350F" w:rsidP="004F7A63">
      <w:pPr>
        <w:pStyle w:val="Altrosottotitolo"/>
        <w:spacing w:before="0"/>
        <w:rPr>
          <w:noProof/>
        </w:rPr>
      </w:pPr>
    </w:p>
    <w:p w14:paraId="7CD6D8F0" w14:textId="03FAAD51" w:rsidR="007F350F" w:rsidRDefault="007F350F" w:rsidP="004F7A63">
      <w:pPr>
        <w:pStyle w:val="Altrosottotitolo"/>
        <w:spacing w:before="0"/>
        <w:rPr>
          <w:noProof/>
        </w:rPr>
      </w:pPr>
    </w:p>
    <w:p w14:paraId="06F22227" w14:textId="77777777" w:rsidR="007F350F" w:rsidRDefault="007F350F" w:rsidP="004F7A63">
      <w:pPr>
        <w:pStyle w:val="Altrosottotitolo"/>
        <w:spacing w:before="0"/>
        <w:rPr>
          <w:noProof/>
        </w:rPr>
      </w:pPr>
    </w:p>
    <w:sectPr w:rsidR="007F350F" w:rsidSect="00157F3A">
      <w:headerReference w:type="default" r:id="rId35"/>
      <w:footerReference w:type="default" r:id="rId36"/>
      <w:headerReference w:type="first" r:id="rId37"/>
      <w:footerReference w:type="first" r:id="rId38"/>
      <w:type w:val="continuous"/>
      <w:pgSz w:w="11906" w:h="16838" w:code="9"/>
      <w:pgMar w:top="1701" w:right="1196" w:bottom="1701" w:left="1134" w:header="227" w:footer="0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29EEC" w14:textId="77777777" w:rsidR="00812C2B" w:rsidRDefault="00812C2B">
      <w:r>
        <w:separator/>
      </w:r>
    </w:p>
  </w:endnote>
  <w:endnote w:type="continuationSeparator" w:id="0">
    <w:p w14:paraId="36BBEB98" w14:textId="77777777" w:rsidR="00812C2B" w:rsidRDefault="00812C2B">
      <w:r>
        <w:continuationSeparator/>
      </w:r>
    </w:p>
  </w:endnote>
  <w:endnote w:type="continuationNotice" w:id="1">
    <w:p w14:paraId="495ECEBD" w14:textId="77777777" w:rsidR="00812C2B" w:rsidRDefault="00812C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Frutiger 55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1199"/>
      <w:gridCol w:w="2203"/>
      <w:gridCol w:w="8"/>
      <w:gridCol w:w="1077"/>
      <w:gridCol w:w="1332"/>
      <w:gridCol w:w="1469"/>
      <w:gridCol w:w="454"/>
      <w:gridCol w:w="454"/>
      <w:gridCol w:w="10"/>
    </w:tblGrid>
    <w:tr w:rsidR="001E0529" w:rsidRPr="001B1947" w14:paraId="4BA1D05B" w14:textId="77777777">
      <w:trPr>
        <w:cantSplit/>
        <w:trHeight w:hRule="exact" w:val="200"/>
      </w:trPr>
      <w:tc>
        <w:tcPr>
          <w:tcW w:w="4749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1054C95D" w14:textId="77777777" w:rsidR="001E0529" w:rsidRPr="001B1947" w:rsidRDefault="001E0529">
          <w:pPr>
            <w:pStyle w:val="Pidipagina2"/>
            <w:spacing w:before="40" w:after="40"/>
            <w:rPr>
              <w:rFonts w:ascii="Arial" w:hAnsi="Arial" w:cs="Arial"/>
              <w:smallCaps/>
            </w:rPr>
          </w:pPr>
        </w:p>
      </w:tc>
      <w:tc>
        <w:tcPr>
          <w:tcW w:w="4804" w:type="dxa"/>
          <w:gridSpan w:val="7"/>
          <w:tcBorders>
            <w:top w:val="single" w:sz="4" w:space="0" w:color="auto"/>
            <w:bottom w:val="single" w:sz="4" w:space="0" w:color="auto"/>
          </w:tcBorders>
        </w:tcPr>
        <w:p w14:paraId="1FBDB3A7" w14:textId="77777777" w:rsidR="001E0529" w:rsidRPr="001B1947" w:rsidRDefault="001E0529">
          <w:pPr>
            <w:pStyle w:val="Pidipagina2"/>
            <w:spacing w:before="40" w:after="40"/>
            <w:jc w:val="right"/>
            <w:rPr>
              <w:rFonts w:ascii="Arial" w:hAnsi="Arial" w:cs="Arial"/>
              <w:smallCaps/>
            </w:rPr>
          </w:pPr>
          <w:r>
            <w:rPr>
              <w:rFonts w:ascii="Arial" w:hAnsi="Arial" w:cs="Arial"/>
              <w:smallCaps/>
            </w:rPr>
            <w:fldChar w:fldCharType="begin"/>
          </w:r>
          <w:r>
            <w:rPr>
              <w:rFonts w:ascii="Arial" w:hAnsi="Arial" w:cs="Arial"/>
              <w:smallCaps/>
            </w:rPr>
            <w:instrText xml:space="preserve"> DOCPROPERTY "Classificazione"  \* MERGEFORMAT </w:instrText>
          </w:r>
          <w:r>
            <w:rPr>
              <w:rFonts w:ascii="Arial" w:hAnsi="Arial" w:cs="Arial"/>
              <w:smallCaps/>
            </w:rPr>
            <w:fldChar w:fldCharType="separate"/>
          </w:r>
          <w:r w:rsidRPr="002A59EE">
            <w:rPr>
              <w:rFonts w:ascii="Arial" w:hAnsi="Arial" w:cs="Arial"/>
              <w:smallCaps/>
            </w:rPr>
            <w:t>Internal Use</w:t>
          </w:r>
          <w:r>
            <w:rPr>
              <w:rFonts w:ascii="Arial" w:hAnsi="Arial" w:cs="Arial"/>
              <w:smallCaps/>
            </w:rPr>
            <w:fldChar w:fldCharType="end"/>
          </w:r>
        </w:p>
      </w:tc>
    </w:tr>
    <w:tr w:rsidR="001E0529" w:rsidRPr="001B1947" w14:paraId="7B69C066" w14:textId="77777777" w:rsidTr="009656D3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200"/>
      </w:trPr>
      <w:tc>
        <w:tcPr>
          <w:tcW w:w="1347" w:type="dxa"/>
          <w:tcBorders>
            <w:top w:val="nil"/>
            <w:left w:val="nil"/>
            <w:bottom w:val="nil"/>
            <w:right w:val="nil"/>
          </w:tcBorders>
        </w:tcPr>
        <w:p w14:paraId="19C2FFDD" w14:textId="77777777" w:rsidR="001E0529" w:rsidRPr="001B1947" w:rsidRDefault="001E0529" w:rsidP="00C03DB2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199" w:type="dxa"/>
          <w:tcBorders>
            <w:top w:val="nil"/>
            <w:left w:val="nil"/>
            <w:bottom w:val="nil"/>
            <w:right w:val="nil"/>
          </w:tcBorders>
        </w:tcPr>
        <w:p w14:paraId="68DE7BBA" w14:textId="77777777" w:rsidR="001E0529" w:rsidRPr="001B1947" w:rsidRDefault="001E0529" w:rsidP="006747EE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2211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3A3D827C" w14:textId="77777777" w:rsidR="001E0529" w:rsidRPr="001B1947" w:rsidRDefault="001E0529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077" w:type="dxa"/>
          <w:tcBorders>
            <w:top w:val="nil"/>
            <w:left w:val="nil"/>
            <w:bottom w:val="nil"/>
            <w:right w:val="nil"/>
          </w:tcBorders>
        </w:tcPr>
        <w:p w14:paraId="64C3A8CF" w14:textId="77777777" w:rsidR="001E0529" w:rsidRPr="001B1947" w:rsidRDefault="001E0529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332" w:type="dxa"/>
          <w:tcBorders>
            <w:top w:val="nil"/>
            <w:left w:val="nil"/>
            <w:bottom w:val="nil"/>
            <w:right w:val="nil"/>
          </w:tcBorders>
        </w:tcPr>
        <w:p w14:paraId="412FFE44" w14:textId="77777777" w:rsidR="001E0529" w:rsidRPr="001B1947" w:rsidRDefault="001E0529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469" w:type="dxa"/>
          <w:tcBorders>
            <w:top w:val="nil"/>
            <w:left w:val="nil"/>
            <w:bottom w:val="nil"/>
            <w:right w:val="nil"/>
          </w:tcBorders>
        </w:tcPr>
        <w:p w14:paraId="693A5436" w14:textId="77777777" w:rsidR="001E0529" w:rsidRPr="001B1947" w:rsidRDefault="001E0529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7DBD8FD4" w14:textId="77777777" w:rsidR="001E0529" w:rsidRPr="001B1947" w:rsidRDefault="001E0529" w:rsidP="00366A44">
          <w:pPr>
            <w:pStyle w:val="Pidipagina2"/>
            <w:spacing w:before="60"/>
            <w:jc w:val="right"/>
            <w:rPr>
              <w:rFonts w:ascii="Arial" w:hAnsi="Arial" w:cs="Arial"/>
            </w:rPr>
          </w:pPr>
          <w:r w:rsidRPr="001B1947">
            <w:rPr>
              <w:rFonts w:ascii="Arial" w:hAnsi="Arial" w:cs="Arial"/>
            </w:rPr>
            <w:t>Page</w:t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6C43ADA7" w14:textId="77777777" w:rsidR="001E0529" w:rsidRPr="001B1947" w:rsidRDefault="001E0529">
          <w:pPr>
            <w:pStyle w:val="Pidipagina2"/>
            <w:spacing w:before="60"/>
            <w:jc w:val="right"/>
            <w:rPr>
              <w:rFonts w:ascii="Arial" w:hAnsi="Arial" w:cs="Arial"/>
            </w:rPr>
          </w:pPr>
          <w:r w:rsidRPr="001B1947">
            <w:rPr>
              <w:rFonts w:ascii="Arial" w:hAnsi="Arial" w:cs="Arial"/>
            </w:rPr>
            <w:t>of</w:t>
          </w:r>
        </w:p>
      </w:tc>
    </w:tr>
    <w:tr w:rsidR="001E0529" w:rsidRPr="001B1947" w14:paraId="0459B8E8" w14:textId="77777777" w:rsidTr="009656D3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1040"/>
      </w:trPr>
      <w:tc>
        <w:tcPr>
          <w:tcW w:w="1347" w:type="dxa"/>
          <w:tcBorders>
            <w:top w:val="nil"/>
            <w:left w:val="nil"/>
            <w:bottom w:val="nil"/>
            <w:right w:val="nil"/>
          </w:tcBorders>
        </w:tcPr>
        <w:p w14:paraId="2306F614" w14:textId="77777777" w:rsidR="001E0529" w:rsidRPr="001B1947" w:rsidRDefault="001E0529" w:rsidP="00284C16">
          <w:pPr>
            <w:pStyle w:val="Pidipagina3"/>
            <w:rPr>
              <w:rFonts w:ascii="Arial" w:hAnsi="Arial" w:cs="Arial"/>
            </w:rPr>
          </w:pPr>
        </w:p>
      </w:tc>
      <w:tc>
        <w:tcPr>
          <w:tcW w:w="1199" w:type="dxa"/>
          <w:tcBorders>
            <w:top w:val="nil"/>
            <w:left w:val="nil"/>
            <w:bottom w:val="nil"/>
            <w:right w:val="nil"/>
          </w:tcBorders>
        </w:tcPr>
        <w:p w14:paraId="5D1B1BD4" w14:textId="77777777" w:rsidR="001E0529" w:rsidRPr="001B1947" w:rsidRDefault="001E0529">
          <w:pPr>
            <w:pStyle w:val="Pidipagina3"/>
            <w:rPr>
              <w:rFonts w:ascii="Arial" w:hAnsi="Arial" w:cs="Arial"/>
            </w:rPr>
          </w:pPr>
        </w:p>
      </w:tc>
      <w:tc>
        <w:tcPr>
          <w:tcW w:w="2211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407878D" w14:textId="77777777" w:rsidR="001E0529" w:rsidRPr="001B1947" w:rsidRDefault="001E0529" w:rsidP="00284C16">
          <w:pPr>
            <w:pStyle w:val="Pidipagina3"/>
            <w:rPr>
              <w:rFonts w:ascii="Arial" w:hAnsi="Arial" w:cs="Arial"/>
              <w:lang w:val="en-US"/>
            </w:rPr>
          </w:pPr>
        </w:p>
      </w:tc>
      <w:tc>
        <w:tcPr>
          <w:tcW w:w="1077" w:type="dxa"/>
          <w:tcBorders>
            <w:top w:val="nil"/>
            <w:left w:val="nil"/>
            <w:bottom w:val="nil"/>
            <w:right w:val="nil"/>
          </w:tcBorders>
        </w:tcPr>
        <w:p w14:paraId="5FE82FDF" w14:textId="77777777" w:rsidR="001E0529" w:rsidRPr="001B1947" w:rsidRDefault="001E0529">
          <w:pPr>
            <w:pStyle w:val="Pidipagina3"/>
            <w:rPr>
              <w:rFonts w:ascii="Arial" w:hAnsi="Arial" w:cs="Arial"/>
            </w:rPr>
          </w:pPr>
        </w:p>
      </w:tc>
      <w:tc>
        <w:tcPr>
          <w:tcW w:w="1332" w:type="dxa"/>
          <w:tcBorders>
            <w:top w:val="nil"/>
            <w:left w:val="nil"/>
            <w:bottom w:val="nil"/>
            <w:right w:val="nil"/>
          </w:tcBorders>
        </w:tcPr>
        <w:p w14:paraId="69815D65" w14:textId="77777777" w:rsidR="001E0529" w:rsidRPr="001B1947" w:rsidRDefault="001E0529">
          <w:pPr>
            <w:pStyle w:val="Pidipagina3"/>
            <w:rPr>
              <w:rFonts w:ascii="Arial" w:hAnsi="Arial" w:cs="Arial"/>
              <w:lang w:val="en-US"/>
            </w:rPr>
          </w:pPr>
        </w:p>
      </w:tc>
      <w:tc>
        <w:tcPr>
          <w:tcW w:w="1469" w:type="dxa"/>
          <w:tcBorders>
            <w:top w:val="nil"/>
            <w:left w:val="nil"/>
            <w:bottom w:val="nil"/>
            <w:right w:val="nil"/>
          </w:tcBorders>
        </w:tcPr>
        <w:p w14:paraId="22E8CE4D" w14:textId="77777777" w:rsidR="001E0529" w:rsidRPr="001B1947" w:rsidRDefault="001E0529" w:rsidP="00FE77DD">
          <w:pPr>
            <w:pStyle w:val="Pidipagina3"/>
            <w:rPr>
              <w:rFonts w:ascii="Arial" w:hAnsi="Arial" w:cs="Arial"/>
              <w:lang w:val="en-US"/>
            </w:rPr>
          </w:pP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583F14F2" w14:textId="7678FF2F" w:rsidR="001E0529" w:rsidRPr="001B1947" w:rsidRDefault="001E0529">
          <w:pPr>
            <w:pStyle w:val="Pidipagina"/>
            <w:spacing w:before="20"/>
            <w:jc w:val="right"/>
            <w:rPr>
              <w:rStyle w:val="NumeropaginaG"/>
              <w:rFonts w:ascii="Arial" w:hAnsi="Arial" w:cs="Arial"/>
            </w:rPr>
          </w:pPr>
          <w:r w:rsidRPr="001B1947">
            <w:rPr>
              <w:rStyle w:val="NumeropaginaG"/>
              <w:rFonts w:ascii="Arial" w:hAnsi="Arial" w:cs="Arial"/>
            </w:rPr>
            <w:fldChar w:fldCharType="begin"/>
          </w:r>
          <w:r w:rsidRPr="001B1947">
            <w:rPr>
              <w:rStyle w:val="NumeropaginaG"/>
              <w:rFonts w:ascii="Arial" w:hAnsi="Arial" w:cs="Arial"/>
            </w:rPr>
            <w:instrText xml:space="preserve"> PAGE </w:instrText>
          </w:r>
          <w:r w:rsidRPr="001B1947">
            <w:rPr>
              <w:rStyle w:val="NumeropaginaG"/>
              <w:rFonts w:ascii="Arial" w:hAnsi="Arial" w:cs="Arial"/>
            </w:rPr>
            <w:fldChar w:fldCharType="separate"/>
          </w:r>
          <w:r>
            <w:rPr>
              <w:rStyle w:val="NumeropaginaG"/>
              <w:rFonts w:ascii="Arial" w:hAnsi="Arial" w:cs="Arial"/>
              <w:noProof/>
            </w:rPr>
            <w:t>30</w:t>
          </w:r>
          <w:r w:rsidRPr="001B1947">
            <w:rPr>
              <w:rStyle w:val="NumeropaginaG"/>
              <w:rFonts w:ascii="Arial" w:hAnsi="Arial" w:cs="Arial"/>
            </w:rPr>
            <w:fldChar w:fldCharType="end"/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071371DE" w14:textId="00A4D267" w:rsidR="001E0529" w:rsidRPr="001B1947" w:rsidRDefault="001E0529">
          <w:pPr>
            <w:pStyle w:val="Pidipagina"/>
            <w:spacing w:before="20"/>
            <w:jc w:val="right"/>
            <w:rPr>
              <w:rStyle w:val="Numeropagina"/>
              <w:rFonts w:ascii="Arial" w:hAnsi="Arial" w:cs="Arial"/>
            </w:rPr>
          </w:pPr>
          <w:r w:rsidRPr="001B1947">
            <w:rPr>
              <w:rStyle w:val="Numeropagina"/>
              <w:rFonts w:ascii="Arial" w:hAnsi="Arial" w:cs="Arial"/>
            </w:rPr>
            <w:fldChar w:fldCharType="begin"/>
          </w:r>
          <w:r w:rsidRPr="001B1947">
            <w:rPr>
              <w:rStyle w:val="Numeropagina"/>
              <w:rFonts w:ascii="Arial" w:hAnsi="Arial" w:cs="Arial"/>
            </w:rPr>
            <w:instrText xml:space="preserve"> NUMPAGES  \* LOWER </w:instrText>
          </w:r>
          <w:r w:rsidRPr="001B1947">
            <w:rPr>
              <w:rStyle w:val="Numeropagina"/>
              <w:rFonts w:ascii="Arial" w:hAnsi="Arial" w:cs="Arial"/>
            </w:rPr>
            <w:fldChar w:fldCharType="separate"/>
          </w:r>
          <w:r>
            <w:rPr>
              <w:rStyle w:val="Numeropagina"/>
              <w:rFonts w:ascii="Arial" w:hAnsi="Arial" w:cs="Arial"/>
              <w:noProof/>
            </w:rPr>
            <w:t>30</w:t>
          </w:r>
          <w:r w:rsidRPr="001B1947">
            <w:rPr>
              <w:rStyle w:val="Numeropagina"/>
              <w:rFonts w:ascii="Arial" w:hAnsi="Arial" w:cs="Arial"/>
            </w:rPr>
            <w:fldChar w:fldCharType="end"/>
          </w:r>
        </w:p>
        <w:p w14:paraId="1003FEFC" w14:textId="77777777" w:rsidR="001E0529" w:rsidRPr="001B1947" w:rsidRDefault="001E0529">
          <w:pPr>
            <w:pStyle w:val="Pidipagina"/>
            <w:spacing w:before="20"/>
            <w:jc w:val="right"/>
            <w:rPr>
              <w:rStyle w:val="Numeropagina"/>
              <w:rFonts w:ascii="Arial" w:hAnsi="Arial" w:cs="Arial"/>
            </w:rPr>
          </w:pPr>
        </w:p>
      </w:tc>
    </w:tr>
  </w:tbl>
  <w:p w14:paraId="011747F8" w14:textId="77777777" w:rsidR="001E0529" w:rsidRDefault="001E0529">
    <w:pPr>
      <w:pStyle w:val="Pidipagina"/>
      <w:spacing w:befor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8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01"/>
      <w:gridCol w:w="1304"/>
      <w:gridCol w:w="1701"/>
      <w:gridCol w:w="3997"/>
      <w:gridCol w:w="851"/>
      <w:gridCol w:w="454"/>
    </w:tblGrid>
    <w:tr w:rsidR="001E0529" w:rsidRPr="001B1947" w14:paraId="3E77F18E" w14:textId="77777777" w:rsidTr="009A21E7">
      <w:trPr>
        <w:gridAfter w:val="1"/>
        <w:wAfter w:w="454" w:type="dxa"/>
        <w:cantSplit/>
        <w:trHeight w:hRule="exact" w:val="200"/>
      </w:trPr>
      <w:tc>
        <w:tcPr>
          <w:tcW w:w="4706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3F1987A9" w14:textId="77777777" w:rsidR="001E0529" w:rsidRPr="001B1947" w:rsidRDefault="001E0529">
          <w:pPr>
            <w:pStyle w:val="Pidipagina2"/>
            <w:spacing w:before="40" w:after="40"/>
            <w:rPr>
              <w:rFonts w:ascii="Arial" w:hAnsi="Arial" w:cs="Arial"/>
              <w:smallCaps/>
            </w:rPr>
          </w:pPr>
        </w:p>
      </w:tc>
      <w:tc>
        <w:tcPr>
          <w:tcW w:w="4848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51763263" w14:textId="77777777" w:rsidR="001E0529" w:rsidRPr="001B1947" w:rsidRDefault="001E0529">
          <w:pPr>
            <w:pStyle w:val="Pidipagina2"/>
            <w:spacing w:before="40" w:after="40"/>
            <w:jc w:val="right"/>
            <w:rPr>
              <w:rFonts w:ascii="Arial" w:hAnsi="Arial" w:cs="Arial"/>
              <w:smallCaps/>
            </w:rPr>
          </w:pPr>
          <w:r>
            <w:rPr>
              <w:rFonts w:ascii="Arial" w:hAnsi="Arial" w:cs="Arial"/>
              <w:smallCaps/>
            </w:rPr>
            <w:fldChar w:fldCharType="begin"/>
          </w:r>
          <w:r>
            <w:rPr>
              <w:rFonts w:ascii="Arial" w:hAnsi="Arial" w:cs="Arial"/>
              <w:smallCaps/>
            </w:rPr>
            <w:instrText xml:space="preserve"> DOCPROPERTY "Classificazione"  \* MERGEFORMAT </w:instrText>
          </w:r>
          <w:r>
            <w:rPr>
              <w:rFonts w:ascii="Arial" w:hAnsi="Arial" w:cs="Arial"/>
              <w:smallCaps/>
            </w:rPr>
            <w:fldChar w:fldCharType="separate"/>
          </w:r>
          <w:r w:rsidRPr="002A59EE">
            <w:rPr>
              <w:rFonts w:ascii="Arial" w:hAnsi="Arial" w:cs="Arial"/>
              <w:smallCaps/>
            </w:rPr>
            <w:t>Internal Use</w:t>
          </w:r>
          <w:r>
            <w:rPr>
              <w:rFonts w:ascii="Arial" w:hAnsi="Arial" w:cs="Arial"/>
              <w:smallCaps/>
            </w:rPr>
            <w:fldChar w:fldCharType="end"/>
          </w:r>
        </w:p>
      </w:tc>
    </w:tr>
    <w:tr w:rsidR="001E0529" w:rsidRPr="001B1947" w14:paraId="3EFA57E4" w14:textId="77777777" w:rsidTr="009A21E7">
      <w:trPr>
        <w:cantSplit/>
        <w:trHeight w:hRule="exact" w:val="200"/>
      </w:trPr>
      <w:tc>
        <w:tcPr>
          <w:tcW w:w="1701" w:type="dxa"/>
        </w:tcPr>
        <w:p w14:paraId="1A7ABC84" w14:textId="77777777" w:rsidR="001E0529" w:rsidRPr="001B1947" w:rsidRDefault="001E0529" w:rsidP="009A21E7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304" w:type="dxa"/>
        </w:tcPr>
        <w:p w14:paraId="719EC4F4" w14:textId="77777777" w:rsidR="001E0529" w:rsidRPr="001B1947" w:rsidRDefault="001E0529" w:rsidP="009A21E7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1701" w:type="dxa"/>
        </w:tcPr>
        <w:p w14:paraId="72F6BCE6" w14:textId="77777777" w:rsidR="001E0529" w:rsidRPr="001B1947" w:rsidRDefault="001E0529" w:rsidP="009A21E7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3997" w:type="dxa"/>
        </w:tcPr>
        <w:p w14:paraId="7EB9B1EC" w14:textId="77777777" w:rsidR="001E0529" w:rsidRPr="001B1947" w:rsidRDefault="001E0529" w:rsidP="009A21E7">
          <w:pPr>
            <w:pStyle w:val="Pidipagina2"/>
            <w:spacing w:before="60"/>
            <w:rPr>
              <w:rFonts w:ascii="Arial" w:hAnsi="Arial" w:cs="Arial"/>
            </w:rPr>
          </w:pPr>
        </w:p>
      </w:tc>
      <w:tc>
        <w:tcPr>
          <w:tcW w:w="851" w:type="dxa"/>
        </w:tcPr>
        <w:p w14:paraId="34EB9A01" w14:textId="77777777" w:rsidR="001E0529" w:rsidRPr="001B1947" w:rsidRDefault="001E0529" w:rsidP="009A21E7">
          <w:pPr>
            <w:pStyle w:val="Pidipagina2"/>
            <w:spacing w:before="60"/>
            <w:jc w:val="right"/>
            <w:rPr>
              <w:rFonts w:ascii="Arial" w:hAnsi="Arial" w:cs="Arial"/>
            </w:rPr>
          </w:pPr>
          <w:r w:rsidRPr="001B1947">
            <w:rPr>
              <w:rFonts w:ascii="Arial" w:hAnsi="Arial" w:cs="Arial"/>
            </w:rPr>
            <w:t>Page</w:t>
          </w:r>
        </w:p>
      </w:tc>
      <w:tc>
        <w:tcPr>
          <w:tcW w:w="454" w:type="dxa"/>
        </w:tcPr>
        <w:p w14:paraId="4D7FE829" w14:textId="77777777" w:rsidR="001E0529" w:rsidRPr="001B1947" w:rsidRDefault="001E0529" w:rsidP="009A21E7">
          <w:pPr>
            <w:pStyle w:val="Pidipagina2"/>
            <w:spacing w:before="60"/>
            <w:jc w:val="right"/>
            <w:rPr>
              <w:rFonts w:ascii="Arial" w:hAnsi="Arial" w:cs="Arial"/>
            </w:rPr>
          </w:pPr>
          <w:r w:rsidRPr="001B1947">
            <w:rPr>
              <w:rFonts w:ascii="Arial" w:hAnsi="Arial" w:cs="Arial"/>
            </w:rPr>
            <w:t>of</w:t>
          </w:r>
        </w:p>
      </w:tc>
    </w:tr>
    <w:tr w:rsidR="001E0529" w:rsidRPr="001B1947" w14:paraId="5D4EAC8C" w14:textId="77777777" w:rsidTr="009A21E7">
      <w:trPr>
        <w:cantSplit/>
        <w:trHeight w:hRule="exact" w:val="1200"/>
      </w:trPr>
      <w:tc>
        <w:tcPr>
          <w:tcW w:w="1701" w:type="dxa"/>
        </w:tcPr>
        <w:p w14:paraId="250AAE5B" w14:textId="77777777" w:rsidR="001E0529" w:rsidRPr="001B1947" w:rsidRDefault="001E0529" w:rsidP="009A21E7">
          <w:pPr>
            <w:pStyle w:val="Pidipagina1"/>
            <w:rPr>
              <w:rFonts w:ascii="Arial" w:hAnsi="Arial" w:cs="Arial"/>
            </w:rPr>
          </w:pPr>
        </w:p>
      </w:tc>
      <w:tc>
        <w:tcPr>
          <w:tcW w:w="1304" w:type="dxa"/>
        </w:tcPr>
        <w:p w14:paraId="25CF9B72" w14:textId="77777777" w:rsidR="001E0529" w:rsidRPr="001B1947" w:rsidRDefault="001E0529" w:rsidP="009A21E7">
          <w:pPr>
            <w:pStyle w:val="Pidipagina1"/>
            <w:rPr>
              <w:rFonts w:ascii="Arial" w:hAnsi="Arial" w:cs="Arial"/>
            </w:rPr>
          </w:pPr>
        </w:p>
      </w:tc>
      <w:tc>
        <w:tcPr>
          <w:tcW w:w="1701" w:type="dxa"/>
        </w:tcPr>
        <w:p w14:paraId="288B3BB5" w14:textId="77777777" w:rsidR="001E0529" w:rsidRPr="001B1947" w:rsidRDefault="001E0529" w:rsidP="009A21E7">
          <w:pPr>
            <w:pStyle w:val="Pidipagina1"/>
            <w:rPr>
              <w:rFonts w:ascii="Arial" w:hAnsi="Arial" w:cs="Arial"/>
              <w:lang w:val="en-US"/>
            </w:rPr>
          </w:pPr>
        </w:p>
      </w:tc>
      <w:tc>
        <w:tcPr>
          <w:tcW w:w="3997" w:type="dxa"/>
        </w:tcPr>
        <w:p w14:paraId="007E59B0" w14:textId="77777777" w:rsidR="001E0529" w:rsidRPr="001B1947" w:rsidRDefault="001E0529" w:rsidP="009A21E7">
          <w:pPr>
            <w:pStyle w:val="Pidipagina1"/>
            <w:rPr>
              <w:rFonts w:ascii="Arial" w:hAnsi="Arial" w:cs="Arial"/>
              <w:lang w:val="en-US"/>
            </w:rPr>
          </w:pPr>
        </w:p>
      </w:tc>
      <w:tc>
        <w:tcPr>
          <w:tcW w:w="851" w:type="dxa"/>
        </w:tcPr>
        <w:p w14:paraId="0A435AA1" w14:textId="6DDD1ECF" w:rsidR="001E0529" w:rsidRPr="001B1947" w:rsidRDefault="001E0529" w:rsidP="009A21E7">
          <w:pPr>
            <w:pStyle w:val="Pidipagina"/>
            <w:spacing w:before="20"/>
            <w:jc w:val="right"/>
            <w:rPr>
              <w:rStyle w:val="NumeropaginaG"/>
              <w:rFonts w:ascii="Arial" w:hAnsi="Arial" w:cs="Arial"/>
            </w:rPr>
          </w:pPr>
          <w:r w:rsidRPr="001B1947">
            <w:rPr>
              <w:rStyle w:val="NumeropaginaG"/>
              <w:rFonts w:ascii="Arial" w:hAnsi="Arial" w:cs="Arial"/>
            </w:rPr>
            <w:fldChar w:fldCharType="begin"/>
          </w:r>
          <w:r w:rsidRPr="001B1947">
            <w:rPr>
              <w:rStyle w:val="NumeropaginaG"/>
              <w:rFonts w:ascii="Arial" w:hAnsi="Arial" w:cs="Arial"/>
            </w:rPr>
            <w:instrText xml:space="preserve"> PAGE </w:instrText>
          </w:r>
          <w:r w:rsidRPr="001B1947">
            <w:rPr>
              <w:rStyle w:val="NumeropaginaG"/>
              <w:rFonts w:ascii="Arial" w:hAnsi="Arial" w:cs="Arial"/>
            </w:rPr>
            <w:fldChar w:fldCharType="separate"/>
          </w:r>
          <w:r>
            <w:rPr>
              <w:rStyle w:val="NumeropaginaG"/>
              <w:rFonts w:ascii="Arial" w:hAnsi="Arial" w:cs="Arial"/>
              <w:noProof/>
            </w:rPr>
            <w:t>1</w:t>
          </w:r>
          <w:r w:rsidRPr="001B1947">
            <w:rPr>
              <w:rStyle w:val="NumeropaginaG"/>
              <w:rFonts w:ascii="Arial" w:hAnsi="Arial" w:cs="Arial"/>
            </w:rPr>
            <w:fldChar w:fldCharType="end"/>
          </w:r>
        </w:p>
      </w:tc>
      <w:tc>
        <w:tcPr>
          <w:tcW w:w="454" w:type="dxa"/>
        </w:tcPr>
        <w:p w14:paraId="54F893FA" w14:textId="6E8C68A3" w:rsidR="001E0529" w:rsidRPr="001B1947" w:rsidRDefault="001E0529" w:rsidP="009A21E7">
          <w:pPr>
            <w:pStyle w:val="Pidipagina"/>
            <w:spacing w:before="20"/>
            <w:jc w:val="right"/>
            <w:rPr>
              <w:rStyle w:val="Numeropagina"/>
              <w:rFonts w:ascii="Arial" w:hAnsi="Arial" w:cs="Arial"/>
            </w:rPr>
          </w:pPr>
          <w:r w:rsidRPr="001B1947">
            <w:rPr>
              <w:rStyle w:val="Numeropagina"/>
              <w:rFonts w:ascii="Arial" w:hAnsi="Arial" w:cs="Arial"/>
            </w:rPr>
            <w:fldChar w:fldCharType="begin"/>
          </w:r>
          <w:r w:rsidRPr="001B1947">
            <w:rPr>
              <w:rStyle w:val="Numeropagina"/>
              <w:rFonts w:ascii="Arial" w:hAnsi="Arial" w:cs="Arial"/>
            </w:rPr>
            <w:instrText xml:space="preserve"> NUMPAGES  \* LOWER </w:instrText>
          </w:r>
          <w:r w:rsidRPr="001B1947">
            <w:rPr>
              <w:rStyle w:val="Numeropagina"/>
              <w:rFonts w:ascii="Arial" w:hAnsi="Arial" w:cs="Arial"/>
            </w:rPr>
            <w:fldChar w:fldCharType="separate"/>
          </w:r>
          <w:r>
            <w:rPr>
              <w:rStyle w:val="Numeropagina"/>
              <w:rFonts w:ascii="Arial" w:hAnsi="Arial" w:cs="Arial"/>
              <w:noProof/>
            </w:rPr>
            <w:t>30</w:t>
          </w:r>
          <w:r w:rsidRPr="001B1947">
            <w:rPr>
              <w:rStyle w:val="Numeropagina"/>
              <w:rFonts w:ascii="Arial" w:hAnsi="Arial" w:cs="Arial"/>
            </w:rPr>
            <w:fldChar w:fldCharType="end"/>
          </w:r>
        </w:p>
        <w:p w14:paraId="5F51B9B8" w14:textId="77777777" w:rsidR="001E0529" w:rsidRPr="001B1947" w:rsidRDefault="001E0529" w:rsidP="009A21E7">
          <w:pPr>
            <w:pStyle w:val="Pidipagina"/>
            <w:spacing w:before="20"/>
            <w:jc w:val="right"/>
            <w:rPr>
              <w:rStyle w:val="Numeropagina"/>
              <w:rFonts w:ascii="Arial" w:hAnsi="Arial" w:cs="Arial"/>
            </w:rPr>
          </w:pPr>
        </w:p>
      </w:tc>
    </w:tr>
  </w:tbl>
  <w:p w14:paraId="2E3E557F" w14:textId="77777777" w:rsidR="001E0529" w:rsidRDefault="001E0529">
    <w:pPr>
      <w:pStyle w:val="Pidipagina"/>
      <w:spacing w:befor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F0D0D" w14:textId="77777777" w:rsidR="00812C2B" w:rsidRDefault="00812C2B">
      <w:r>
        <w:separator/>
      </w:r>
    </w:p>
  </w:footnote>
  <w:footnote w:type="continuationSeparator" w:id="0">
    <w:p w14:paraId="2E60B900" w14:textId="77777777" w:rsidR="00812C2B" w:rsidRDefault="00812C2B">
      <w:r>
        <w:continuationSeparator/>
      </w:r>
    </w:p>
  </w:footnote>
  <w:footnote w:type="continuationNotice" w:id="1">
    <w:p w14:paraId="2C35F216" w14:textId="77777777" w:rsidR="00812C2B" w:rsidRDefault="00812C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2841"/>
      <w:gridCol w:w="3861"/>
    </w:tblGrid>
    <w:tr w:rsidR="001E0529" w:rsidRPr="00F06346" w14:paraId="7FC6B4A2" w14:textId="77777777" w:rsidTr="790EE232">
      <w:trPr>
        <w:trHeight w:hRule="exact" w:val="1080"/>
      </w:trPr>
      <w:tc>
        <w:tcPr>
          <w:tcW w:w="2841" w:type="dxa"/>
          <w:tcBorders>
            <w:bottom w:val="nil"/>
          </w:tcBorders>
          <w:vAlign w:val="center"/>
        </w:tcPr>
        <w:p w14:paraId="68355DF7" w14:textId="77777777" w:rsidR="001E0529" w:rsidRDefault="001E0529" w:rsidP="00D04C9D">
          <w:r w:rsidRPr="00BB4734"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270DB413" wp14:editId="53C20D73">
                <wp:simplePos x="0" y="0"/>
                <wp:positionH relativeFrom="column">
                  <wp:posOffset>-3175</wp:posOffset>
                </wp:positionH>
                <wp:positionV relativeFrom="page">
                  <wp:posOffset>267335</wp:posOffset>
                </wp:positionV>
                <wp:extent cx="2266950" cy="49530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41" w:type="dxa"/>
          <w:tcBorders>
            <w:bottom w:val="nil"/>
          </w:tcBorders>
          <w:vAlign w:val="center"/>
        </w:tcPr>
        <w:p w14:paraId="6262C18B" w14:textId="77777777" w:rsidR="001E0529" w:rsidRDefault="001E0529">
          <w:pPr>
            <w:pStyle w:val="Intestazione3"/>
          </w:pPr>
        </w:p>
        <w:p w14:paraId="01A7D228" w14:textId="77777777" w:rsidR="001E0529" w:rsidRDefault="001E0529">
          <w:pPr>
            <w:pStyle w:val="Intestazione2"/>
          </w:pPr>
        </w:p>
        <w:p w14:paraId="1E360826" w14:textId="77777777" w:rsidR="001E0529" w:rsidRDefault="001E0529">
          <w:pPr>
            <w:pStyle w:val="Intestazione1"/>
          </w:pPr>
        </w:p>
      </w:tc>
      <w:tc>
        <w:tcPr>
          <w:tcW w:w="3861" w:type="dxa"/>
          <w:tcBorders>
            <w:bottom w:val="nil"/>
          </w:tcBorders>
          <w:vAlign w:val="center"/>
        </w:tcPr>
        <w:p w14:paraId="19E35574" w14:textId="77777777" w:rsidR="001E0529" w:rsidRPr="001D7088" w:rsidRDefault="001E0529">
          <w:pPr>
            <w:pStyle w:val="Intestazione2"/>
            <w:rPr>
              <w:lang w:val="en-GB"/>
            </w:rPr>
          </w:pPr>
          <w:r>
            <w:rPr>
              <w:lang w:val="en-GB"/>
            </w:rPr>
            <w:t>COO Unit</w:t>
          </w:r>
        </w:p>
        <w:p w14:paraId="4151F23C" w14:textId="77777777" w:rsidR="001E0529" w:rsidRPr="001D7088" w:rsidRDefault="001E0529">
          <w:pPr>
            <w:pStyle w:val="Intestazione1"/>
            <w:rPr>
              <w:lang w:val="en-GB"/>
            </w:rPr>
          </w:pPr>
        </w:p>
      </w:tc>
    </w:tr>
    <w:tr w:rsidR="001E0529" w:rsidRPr="00290A6D" w14:paraId="50BAB90A" w14:textId="77777777" w:rsidTr="790EE232">
      <w:trPr>
        <w:cantSplit/>
        <w:trHeight w:hRule="exact" w:val="627"/>
      </w:trPr>
      <w:tc>
        <w:tcPr>
          <w:tcW w:w="9543" w:type="dxa"/>
          <w:gridSpan w:val="3"/>
          <w:tcBorders>
            <w:bottom w:val="nil"/>
          </w:tcBorders>
        </w:tcPr>
        <w:p w14:paraId="050CA24B" w14:textId="77777777" w:rsidR="001E0529" w:rsidRPr="00AE7774" w:rsidRDefault="001E0529">
          <w:pPr>
            <w:pStyle w:val="Disclaimer"/>
            <w:rPr>
              <w:lang w:val="en-US"/>
            </w:rPr>
          </w:pPr>
        </w:p>
      </w:tc>
    </w:tr>
  </w:tbl>
  <w:p w14:paraId="26598B67" w14:textId="77777777" w:rsidR="001E0529" w:rsidRPr="00AE7774" w:rsidRDefault="001E0529">
    <w:pPr>
      <w:rPr>
        <w:sz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76190" w14:textId="77777777" w:rsidR="001E0529" w:rsidRDefault="001E0529" w:rsidP="00EC5FB7">
    <w:pPr>
      <w:pStyle w:val="Intestazione"/>
      <w:jc w:val="left"/>
    </w:pPr>
    <w:r w:rsidRPr="00BB4734">
      <w:rPr>
        <w:noProof/>
      </w:rPr>
      <w:drawing>
        <wp:anchor distT="0" distB="0" distL="114300" distR="114300" simplePos="0" relativeHeight="251658240" behindDoc="0" locked="0" layoutInCell="1" allowOverlap="1" wp14:anchorId="568AD8BB" wp14:editId="27A9639D">
          <wp:simplePos x="0" y="0"/>
          <wp:positionH relativeFrom="column">
            <wp:posOffset>2540</wp:posOffset>
          </wp:positionH>
          <wp:positionV relativeFrom="page">
            <wp:posOffset>428625</wp:posOffset>
          </wp:positionV>
          <wp:extent cx="2266950" cy="49530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9E43CEE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pStyle w:val="Titolo3"/>
      <w:lvlText w:val="%1.%2.%3."/>
      <w:legacy w:legacy="1" w:legacySpace="567" w:legacyIndent="0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olo4"/>
      <w:lvlText w:val="%1.%2.%3.%4."/>
      <w:legacy w:legacy="1" w:legacySpace="524" w:legacyIndent="0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00BA18FC"/>
    <w:multiLevelType w:val="hybridMultilevel"/>
    <w:tmpl w:val="70BEA69A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11A734E"/>
    <w:multiLevelType w:val="hybridMultilevel"/>
    <w:tmpl w:val="8C22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20490"/>
    <w:multiLevelType w:val="hybridMultilevel"/>
    <w:tmpl w:val="66CE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C74D8B"/>
    <w:multiLevelType w:val="hybridMultilevel"/>
    <w:tmpl w:val="465C94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C8432E"/>
    <w:multiLevelType w:val="hybridMultilevel"/>
    <w:tmpl w:val="173A84A8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0B126A8D"/>
    <w:multiLevelType w:val="hybridMultilevel"/>
    <w:tmpl w:val="D988CD52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D735F5"/>
    <w:multiLevelType w:val="hybridMultilevel"/>
    <w:tmpl w:val="6D8C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9421F"/>
    <w:multiLevelType w:val="hybridMultilevel"/>
    <w:tmpl w:val="B4048C70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12C6716F"/>
    <w:multiLevelType w:val="hybridMultilevel"/>
    <w:tmpl w:val="D8BE6B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A10CB4"/>
    <w:multiLevelType w:val="hybridMultilevel"/>
    <w:tmpl w:val="154E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C66B9"/>
    <w:multiLevelType w:val="hybridMultilevel"/>
    <w:tmpl w:val="F382843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16FB4111"/>
    <w:multiLevelType w:val="hybridMultilevel"/>
    <w:tmpl w:val="D6BA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E7D52"/>
    <w:multiLevelType w:val="hybridMultilevel"/>
    <w:tmpl w:val="2F2639C4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E66069"/>
    <w:multiLevelType w:val="hybridMultilevel"/>
    <w:tmpl w:val="D9AC1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837CCE"/>
    <w:multiLevelType w:val="hybridMultilevel"/>
    <w:tmpl w:val="8A9E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8F457F"/>
    <w:multiLevelType w:val="hybridMultilevel"/>
    <w:tmpl w:val="C4928D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EA5F18"/>
    <w:multiLevelType w:val="hybridMultilevel"/>
    <w:tmpl w:val="BBB218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9924BC"/>
    <w:multiLevelType w:val="hybridMultilevel"/>
    <w:tmpl w:val="D19E1212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1C191262"/>
    <w:multiLevelType w:val="hybridMultilevel"/>
    <w:tmpl w:val="B6A67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342AB1"/>
    <w:multiLevelType w:val="hybridMultilevel"/>
    <w:tmpl w:val="0992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52334B"/>
    <w:multiLevelType w:val="hybridMultilevel"/>
    <w:tmpl w:val="08A26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7C0897"/>
    <w:multiLevelType w:val="hybridMultilevel"/>
    <w:tmpl w:val="B0AA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E5ADE"/>
    <w:multiLevelType w:val="hybridMultilevel"/>
    <w:tmpl w:val="0C962826"/>
    <w:lvl w:ilvl="0" w:tplc="9244A116">
      <w:start w:val="1"/>
      <w:numFmt w:val="decimal"/>
      <w:pStyle w:val="Bibliografia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  <w:lvl w:ilvl="1" w:tplc="AE324C40">
      <w:numFmt w:val="decimal"/>
      <w:lvlText w:val=""/>
      <w:lvlJc w:val="left"/>
    </w:lvl>
    <w:lvl w:ilvl="2" w:tplc="C42ECC56">
      <w:numFmt w:val="decimal"/>
      <w:lvlText w:val=""/>
      <w:lvlJc w:val="left"/>
    </w:lvl>
    <w:lvl w:ilvl="3" w:tplc="A7D876D4">
      <w:numFmt w:val="decimal"/>
      <w:lvlText w:val=""/>
      <w:lvlJc w:val="left"/>
    </w:lvl>
    <w:lvl w:ilvl="4" w:tplc="2A3CB50C">
      <w:numFmt w:val="decimal"/>
      <w:lvlText w:val=""/>
      <w:lvlJc w:val="left"/>
    </w:lvl>
    <w:lvl w:ilvl="5" w:tplc="01709534">
      <w:numFmt w:val="decimal"/>
      <w:lvlText w:val=""/>
      <w:lvlJc w:val="left"/>
    </w:lvl>
    <w:lvl w:ilvl="6" w:tplc="8B804EFC">
      <w:numFmt w:val="decimal"/>
      <w:lvlText w:val=""/>
      <w:lvlJc w:val="left"/>
    </w:lvl>
    <w:lvl w:ilvl="7" w:tplc="8D0A1904">
      <w:numFmt w:val="decimal"/>
      <w:lvlText w:val=""/>
      <w:lvlJc w:val="left"/>
    </w:lvl>
    <w:lvl w:ilvl="8" w:tplc="3460AB6E">
      <w:numFmt w:val="decimal"/>
      <w:lvlText w:val=""/>
      <w:lvlJc w:val="left"/>
    </w:lvl>
  </w:abstractNum>
  <w:abstractNum w:abstractNumId="24" w15:restartNumberingAfterBreak="0">
    <w:nsid w:val="221378F4"/>
    <w:multiLevelType w:val="hybridMultilevel"/>
    <w:tmpl w:val="0EC03C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185C3F"/>
    <w:multiLevelType w:val="hybridMultilevel"/>
    <w:tmpl w:val="5BB82F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1A6614"/>
    <w:multiLevelType w:val="hybridMultilevel"/>
    <w:tmpl w:val="A14C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8E2C3B"/>
    <w:multiLevelType w:val="hybridMultilevel"/>
    <w:tmpl w:val="0FD26C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7E5371"/>
    <w:multiLevelType w:val="hybridMultilevel"/>
    <w:tmpl w:val="96CA4F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13652F"/>
    <w:multiLevelType w:val="hybridMultilevel"/>
    <w:tmpl w:val="2BB416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FB1468"/>
    <w:multiLevelType w:val="hybridMultilevel"/>
    <w:tmpl w:val="FDAA05A2"/>
    <w:lvl w:ilvl="0" w:tplc="04090005">
      <w:start w:val="1"/>
      <w:numFmt w:val="bullet"/>
      <w:lvlText w:val=""/>
      <w:lvlJc w:val="left"/>
      <w:pPr>
        <w:ind w:left="141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1" w15:restartNumberingAfterBreak="0">
    <w:nsid w:val="31D46254"/>
    <w:multiLevelType w:val="hybridMultilevel"/>
    <w:tmpl w:val="D55A6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25087B"/>
    <w:multiLevelType w:val="hybridMultilevel"/>
    <w:tmpl w:val="0EB6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B620FE"/>
    <w:multiLevelType w:val="hybridMultilevel"/>
    <w:tmpl w:val="F0EA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E84C30"/>
    <w:multiLevelType w:val="hybridMultilevel"/>
    <w:tmpl w:val="3A74EEC8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E4D3EEB"/>
    <w:multiLevelType w:val="hybridMultilevel"/>
    <w:tmpl w:val="0B180E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F7C474B"/>
    <w:multiLevelType w:val="hybridMultilevel"/>
    <w:tmpl w:val="7DFCA5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F8A4F95"/>
    <w:multiLevelType w:val="hybridMultilevel"/>
    <w:tmpl w:val="9D787E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FF01BE4"/>
    <w:multiLevelType w:val="hybridMultilevel"/>
    <w:tmpl w:val="41E681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C4259E"/>
    <w:multiLevelType w:val="hybridMultilevel"/>
    <w:tmpl w:val="9D3A20B8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3590284"/>
    <w:multiLevelType w:val="hybridMultilevel"/>
    <w:tmpl w:val="40EC2F8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3F420E8"/>
    <w:multiLevelType w:val="hybridMultilevel"/>
    <w:tmpl w:val="1660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261AD6"/>
    <w:multiLevelType w:val="hybridMultilevel"/>
    <w:tmpl w:val="96CCAE10"/>
    <w:lvl w:ilvl="0" w:tplc="2AD47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4A0D12"/>
    <w:multiLevelType w:val="hybridMultilevel"/>
    <w:tmpl w:val="228215C2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 w15:restartNumberingAfterBreak="0">
    <w:nsid w:val="46282E3B"/>
    <w:multiLevelType w:val="hybridMultilevel"/>
    <w:tmpl w:val="A4D0372E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8B46DBA"/>
    <w:multiLevelType w:val="hybridMultilevel"/>
    <w:tmpl w:val="89C23E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AF54CEF"/>
    <w:multiLevelType w:val="hybridMultilevel"/>
    <w:tmpl w:val="8A0677AA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7" w15:restartNumberingAfterBreak="0">
    <w:nsid w:val="50A63AB9"/>
    <w:multiLevelType w:val="hybridMultilevel"/>
    <w:tmpl w:val="FEE43B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1D17285"/>
    <w:multiLevelType w:val="hybridMultilevel"/>
    <w:tmpl w:val="683A10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2D91702"/>
    <w:multiLevelType w:val="hybridMultilevel"/>
    <w:tmpl w:val="A636D97E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533F699E"/>
    <w:multiLevelType w:val="hybridMultilevel"/>
    <w:tmpl w:val="474A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3C4E21"/>
    <w:multiLevelType w:val="hybridMultilevel"/>
    <w:tmpl w:val="3C7496E6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2" w15:restartNumberingAfterBreak="0">
    <w:nsid w:val="5B8E3031"/>
    <w:multiLevelType w:val="hybridMultilevel"/>
    <w:tmpl w:val="FC76C0E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BC615AC"/>
    <w:multiLevelType w:val="hybridMultilevel"/>
    <w:tmpl w:val="27BEEB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C86546F"/>
    <w:multiLevelType w:val="hybridMultilevel"/>
    <w:tmpl w:val="C612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042854"/>
    <w:multiLevelType w:val="hybridMultilevel"/>
    <w:tmpl w:val="D9AC1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1D603E"/>
    <w:multiLevelType w:val="hybridMultilevel"/>
    <w:tmpl w:val="116252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D9272B3"/>
    <w:multiLevelType w:val="hybridMultilevel"/>
    <w:tmpl w:val="DC8A2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F43C55"/>
    <w:multiLevelType w:val="hybridMultilevel"/>
    <w:tmpl w:val="967A492E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44D3D6B"/>
    <w:multiLevelType w:val="hybridMultilevel"/>
    <w:tmpl w:val="C99AC8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46E0A6C"/>
    <w:multiLevelType w:val="hybridMultilevel"/>
    <w:tmpl w:val="2258E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79178F"/>
    <w:multiLevelType w:val="hybridMultilevel"/>
    <w:tmpl w:val="0F9C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66EE2"/>
    <w:multiLevelType w:val="hybridMultilevel"/>
    <w:tmpl w:val="68E6C3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59C55C5"/>
    <w:multiLevelType w:val="hybridMultilevel"/>
    <w:tmpl w:val="7BE470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619189A"/>
    <w:multiLevelType w:val="multilevel"/>
    <w:tmpl w:val="21A8AF9E"/>
    <w:lvl w:ilvl="0">
      <w:start w:val="1"/>
      <w:numFmt w:val="upperLetter"/>
      <w:lvlText w:val="Appendix %1"/>
      <w:lvlJc w:val="left"/>
      <w:pPr>
        <w:tabs>
          <w:tab w:val="num" w:pos="1800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Appendix3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5" w15:restartNumberingAfterBreak="0">
    <w:nsid w:val="667859D9"/>
    <w:multiLevelType w:val="hybridMultilevel"/>
    <w:tmpl w:val="330E2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D47F7E"/>
    <w:multiLevelType w:val="hybridMultilevel"/>
    <w:tmpl w:val="373C45E0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67E62A00"/>
    <w:multiLevelType w:val="hybridMultilevel"/>
    <w:tmpl w:val="1C625C32"/>
    <w:lvl w:ilvl="0" w:tplc="4BF2E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BA620A"/>
    <w:multiLevelType w:val="hybridMultilevel"/>
    <w:tmpl w:val="2C340E52"/>
    <w:lvl w:ilvl="0" w:tplc="7C6804C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E84F31"/>
    <w:multiLevelType w:val="hybridMultilevel"/>
    <w:tmpl w:val="3FD2B8D8"/>
    <w:lvl w:ilvl="0" w:tplc="7ECA8E4C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3808D28">
      <w:numFmt w:val="decimal"/>
      <w:lvlText w:val=""/>
      <w:lvlJc w:val="left"/>
    </w:lvl>
    <w:lvl w:ilvl="2" w:tplc="C0A062B6">
      <w:numFmt w:val="decimal"/>
      <w:lvlText w:val=""/>
      <w:lvlJc w:val="left"/>
    </w:lvl>
    <w:lvl w:ilvl="3" w:tplc="492C8B2E">
      <w:numFmt w:val="decimal"/>
      <w:lvlText w:val=""/>
      <w:lvlJc w:val="left"/>
    </w:lvl>
    <w:lvl w:ilvl="4" w:tplc="E92CBA84">
      <w:numFmt w:val="decimal"/>
      <w:lvlText w:val=""/>
      <w:lvlJc w:val="left"/>
    </w:lvl>
    <w:lvl w:ilvl="5" w:tplc="140C62BE">
      <w:numFmt w:val="decimal"/>
      <w:lvlText w:val=""/>
      <w:lvlJc w:val="left"/>
    </w:lvl>
    <w:lvl w:ilvl="6" w:tplc="ABC2ADD8">
      <w:numFmt w:val="decimal"/>
      <w:lvlText w:val=""/>
      <w:lvlJc w:val="left"/>
    </w:lvl>
    <w:lvl w:ilvl="7" w:tplc="C148908A">
      <w:numFmt w:val="decimal"/>
      <w:lvlText w:val=""/>
      <w:lvlJc w:val="left"/>
    </w:lvl>
    <w:lvl w:ilvl="8" w:tplc="A5BE0B56">
      <w:numFmt w:val="decimal"/>
      <w:lvlText w:val=""/>
      <w:lvlJc w:val="left"/>
    </w:lvl>
  </w:abstractNum>
  <w:abstractNum w:abstractNumId="70" w15:restartNumberingAfterBreak="0">
    <w:nsid w:val="6D470804"/>
    <w:multiLevelType w:val="hybridMultilevel"/>
    <w:tmpl w:val="4E7420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065333A"/>
    <w:multiLevelType w:val="hybridMultilevel"/>
    <w:tmpl w:val="D86052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62B191B"/>
    <w:multiLevelType w:val="hybridMultilevel"/>
    <w:tmpl w:val="9180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33381A"/>
    <w:multiLevelType w:val="hybridMultilevel"/>
    <w:tmpl w:val="F1142B8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B5C5D05"/>
    <w:multiLevelType w:val="hybridMultilevel"/>
    <w:tmpl w:val="97BA35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C093786"/>
    <w:multiLevelType w:val="hybridMultilevel"/>
    <w:tmpl w:val="A2341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8E1DDF"/>
    <w:multiLevelType w:val="hybridMultilevel"/>
    <w:tmpl w:val="665EA72A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7" w15:restartNumberingAfterBreak="0">
    <w:nsid w:val="7D463917"/>
    <w:multiLevelType w:val="hybridMultilevel"/>
    <w:tmpl w:val="B4C6A7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F7D4273"/>
    <w:multiLevelType w:val="hybridMultilevel"/>
    <w:tmpl w:val="EE56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671127">
    <w:abstractNumId w:val="0"/>
  </w:num>
  <w:num w:numId="2" w16cid:durableId="29308236">
    <w:abstractNumId w:val="23"/>
  </w:num>
  <w:num w:numId="3" w16cid:durableId="712197033">
    <w:abstractNumId w:val="69"/>
  </w:num>
  <w:num w:numId="4" w16cid:durableId="7102218">
    <w:abstractNumId w:val="0"/>
  </w:num>
  <w:num w:numId="5" w16cid:durableId="120269693">
    <w:abstractNumId w:val="64"/>
  </w:num>
  <w:num w:numId="6" w16cid:durableId="1559130664">
    <w:abstractNumId w:val="61"/>
  </w:num>
  <w:num w:numId="7" w16cid:durableId="971791705">
    <w:abstractNumId w:val="3"/>
  </w:num>
  <w:num w:numId="8" w16cid:durableId="2071537331">
    <w:abstractNumId w:val="20"/>
  </w:num>
  <w:num w:numId="9" w16cid:durableId="1753699074">
    <w:abstractNumId w:val="10"/>
  </w:num>
  <w:num w:numId="10" w16cid:durableId="1415711592">
    <w:abstractNumId w:val="42"/>
  </w:num>
  <w:num w:numId="11" w16cid:durableId="367219056">
    <w:abstractNumId w:val="7"/>
  </w:num>
  <w:num w:numId="12" w16cid:durableId="73943521">
    <w:abstractNumId w:val="22"/>
  </w:num>
  <w:num w:numId="13" w16cid:durableId="1194269025">
    <w:abstractNumId w:val="37"/>
  </w:num>
  <w:num w:numId="14" w16cid:durableId="380639152">
    <w:abstractNumId w:val="35"/>
  </w:num>
  <w:num w:numId="15" w16cid:durableId="417561566">
    <w:abstractNumId w:val="6"/>
  </w:num>
  <w:num w:numId="16" w16cid:durableId="1548032372">
    <w:abstractNumId w:val="33"/>
  </w:num>
  <w:num w:numId="17" w16cid:durableId="30736921">
    <w:abstractNumId w:val="24"/>
  </w:num>
  <w:num w:numId="18" w16cid:durableId="391461364">
    <w:abstractNumId w:val="78"/>
  </w:num>
  <w:num w:numId="19" w16cid:durableId="1496608104">
    <w:abstractNumId w:val="67"/>
  </w:num>
  <w:num w:numId="20" w16cid:durableId="1296717574">
    <w:abstractNumId w:val="41"/>
  </w:num>
  <w:num w:numId="21" w16cid:durableId="481506434">
    <w:abstractNumId w:val="54"/>
  </w:num>
  <w:num w:numId="22" w16cid:durableId="1500347318">
    <w:abstractNumId w:val="50"/>
  </w:num>
  <w:num w:numId="23" w16cid:durableId="982735265">
    <w:abstractNumId w:val="15"/>
  </w:num>
  <w:num w:numId="24" w16cid:durableId="861094000">
    <w:abstractNumId w:val="72"/>
  </w:num>
  <w:num w:numId="25" w16cid:durableId="1488402420">
    <w:abstractNumId w:val="61"/>
  </w:num>
  <w:num w:numId="26" w16cid:durableId="1792091817">
    <w:abstractNumId w:val="48"/>
  </w:num>
  <w:num w:numId="27" w16cid:durableId="792478822">
    <w:abstractNumId w:val="13"/>
  </w:num>
  <w:num w:numId="28" w16cid:durableId="1161582078">
    <w:abstractNumId w:val="35"/>
  </w:num>
  <w:num w:numId="29" w16cid:durableId="501749430">
    <w:abstractNumId w:val="60"/>
  </w:num>
  <w:num w:numId="30" w16cid:durableId="1691949876">
    <w:abstractNumId w:val="19"/>
  </w:num>
  <w:num w:numId="31" w16cid:durableId="1915580370">
    <w:abstractNumId w:val="68"/>
  </w:num>
  <w:num w:numId="32" w16cid:durableId="2126582934">
    <w:abstractNumId w:val="11"/>
  </w:num>
  <w:num w:numId="33" w16cid:durableId="1622110703">
    <w:abstractNumId w:val="21"/>
  </w:num>
  <w:num w:numId="34" w16cid:durableId="1021472450">
    <w:abstractNumId w:val="59"/>
  </w:num>
  <w:num w:numId="35" w16cid:durableId="304241924">
    <w:abstractNumId w:val="75"/>
  </w:num>
  <w:num w:numId="36" w16cid:durableId="1925650604">
    <w:abstractNumId w:val="52"/>
  </w:num>
  <w:num w:numId="37" w16cid:durableId="186994453">
    <w:abstractNumId w:val="32"/>
  </w:num>
  <w:num w:numId="38" w16cid:durableId="1652951075">
    <w:abstractNumId w:val="4"/>
  </w:num>
  <w:num w:numId="39" w16cid:durableId="359478978">
    <w:abstractNumId w:val="77"/>
  </w:num>
  <w:num w:numId="40" w16cid:durableId="1434976949">
    <w:abstractNumId w:val="31"/>
  </w:num>
  <w:num w:numId="41" w16cid:durableId="921648601">
    <w:abstractNumId w:val="40"/>
  </w:num>
  <w:num w:numId="42" w16cid:durableId="1960214416">
    <w:abstractNumId w:val="27"/>
  </w:num>
  <w:num w:numId="43" w16cid:durableId="457183562">
    <w:abstractNumId w:val="9"/>
  </w:num>
  <w:num w:numId="44" w16cid:durableId="1317225137">
    <w:abstractNumId w:val="71"/>
  </w:num>
  <w:num w:numId="45" w16cid:durableId="1771970472">
    <w:abstractNumId w:val="53"/>
  </w:num>
  <w:num w:numId="46" w16cid:durableId="294065009">
    <w:abstractNumId w:val="36"/>
  </w:num>
  <w:num w:numId="47" w16cid:durableId="1673490585">
    <w:abstractNumId w:val="62"/>
  </w:num>
  <w:num w:numId="48" w16cid:durableId="561251701">
    <w:abstractNumId w:val="12"/>
  </w:num>
  <w:num w:numId="49" w16cid:durableId="1338388577">
    <w:abstractNumId w:val="73"/>
  </w:num>
  <w:num w:numId="50" w16cid:durableId="2079084713">
    <w:abstractNumId w:val="74"/>
  </w:num>
  <w:num w:numId="51" w16cid:durableId="1493179105">
    <w:abstractNumId w:val="39"/>
  </w:num>
  <w:num w:numId="52" w16cid:durableId="1295217723">
    <w:abstractNumId w:val="56"/>
  </w:num>
  <w:num w:numId="53" w16cid:durableId="1560094337">
    <w:abstractNumId w:val="49"/>
  </w:num>
  <w:num w:numId="54" w16cid:durableId="1359239976">
    <w:abstractNumId w:val="65"/>
  </w:num>
  <w:num w:numId="55" w16cid:durableId="1381400387">
    <w:abstractNumId w:val="58"/>
  </w:num>
  <w:num w:numId="56" w16cid:durableId="427507486">
    <w:abstractNumId w:val="25"/>
  </w:num>
  <w:num w:numId="57" w16cid:durableId="154608077">
    <w:abstractNumId w:val="70"/>
  </w:num>
  <w:num w:numId="58" w16cid:durableId="1296720777">
    <w:abstractNumId w:val="28"/>
  </w:num>
  <w:num w:numId="59" w16cid:durableId="1249076308">
    <w:abstractNumId w:val="63"/>
  </w:num>
  <w:num w:numId="60" w16cid:durableId="201941391">
    <w:abstractNumId w:val="8"/>
  </w:num>
  <w:num w:numId="61" w16cid:durableId="689912769">
    <w:abstractNumId w:val="47"/>
  </w:num>
  <w:num w:numId="62" w16cid:durableId="1708723066">
    <w:abstractNumId w:val="45"/>
  </w:num>
  <w:num w:numId="63" w16cid:durableId="1343170532">
    <w:abstractNumId w:val="57"/>
  </w:num>
  <w:num w:numId="64" w16cid:durableId="112483457">
    <w:abstractNumId w:val="2"/>
  </w:num>
  <w:num w:numId="65" w16cid:durableId="276837206">
    <w:abstractNumId w:val="18"/>
  </w:num>
  <w:num w:numId="66" w16cid:durableId="1249119300">
    <w:abstractNumId w:val="1"/>
  </w:num>
  <w:num w:numId="67" w16cid:durableId="695541099">
    <w:abstractNumId w:val="76"/>
  </w:num>
  <w:num w:numId="68" w16cid:durableId="1759017338">
    <w:abstractNumId w:val="43"/>
  </w:num>
  <w:num w:numId="69" w16cid:durableId="783421172">
    <w:abstractNumId w:val="5"/>
  </w:num>
  <w:num w:numId="70" w16cid:durableId="1373382377">
    <w:abstractNumId w:val="34"/>
  </w:num>
  <w:num w:numId="71" w16cid:durableId="1981687722">
    <w:abstractNumId w:val="46"/>
  </w:num>
  <w:num w:numId="72" w16cid:durableId="1598713571">
    <w:abstractNumId w:val="51"/>
  </w:num>
  <w:num w:numId="73" w16cid:durableId="1886405046">
    <w:abstractNumId w:val="44"/>
  </w:num>
  <w:num w:numId="74" w16cid:durableId="372727720">
    <w:abstractNumId w:val="26"/>
  </w:num>
  <w:num w:numId="75" w16cid:durableId="1292709538">
    <w:abstractNumId w:val="30"/>
  </w:num>
  <w:num w:numId="76" w16cid:durableId="1359964679">
    <w:abstractNumId w:val="16"/>
  </w:num>
  <w:num w:numId="77" w16cid:durableId="1327592906">
    <w:abstractNumId w:val="66"/>
  </w:num>
  <w:num w:numId="78" w16cid:durableId="1158693629">
    <w:abstractNumId w:val="17"/>
  </w:num>
  <w:num w:numId="79" w16cid:durableId="1720281426">
    <w:abstractNumId w:val="38"/>
  </w:num>
  <w:num w:numId="80" w16cid:durableId="2052220243">
    <w:abstractNumId w:val="14"/>
  </w:num>
  <w:num w:numId="81" w16cid:durableId="1653748997">
    <w:abstractNumId w:val="55"/>
  </w:num>
  <w:num w:numId="82" w16cid:durableId="490171817">
    <w:abstractNumId w:val="29"/>
  </w:num>
  <w:numIdMacAtCleanup w:val="7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malia Cacciatore">
    <w15:presenceInfo w15:providerId="AD" w15:userId="S::amalia.cacciatore@lutech.it::a3f7f2c6-6e49-4e2b-a5ab-dc3612126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BA6"/>
    <w:rsid w:val="00000360"/>
    <w:rsid w:val="00000A6B"/>
    <w:rsid w:val="00000C27"/>
    <w:rsid w:val="000016F6"/>
    <w:rsid w:val="00001720"/>
    <w:rsid w:val="0000187A"/>
    <w:rsid w:val="00001ADD"/>
    <w:rsid w:val="0000287A"/>
    <w:rsid w:val="00002A96"/>
    <w:rsid w:val="00002F2C"/>
    <w:rsid w:val="00003028"/>
    <w:rsid w:val="000030C9"/>
    <w:rsid w:val="0000330D"/>
    <w:rsid w:val="00003A73"/>
    <w:rsid w:val="00003F04"/>
    <w:rsid w:val="00004352"/>
    <w:rsid w:val="0000465F"/>
    <w:rsid w:val="000049C6"/>
    <w:rsid w:val="000052ED"/>
    <w:rsid w:val="00005591"/>
    <w:rsid w:val="00005AE1"/>
    <w:rsid w:val="00005ED4"/>
    <w:rsid w:val="00005FE3"/>
    <w:rsid w:val="0000696A"/>
    <w:rsid w:val="00006A02"/>
    <w:rsid w:val="00006BD9"/>
    <w:rsid w:val="00006E09"/>
    <w:rsid w:val="00007233"/>
    <w:rsid w:val="00007564"/>
    <w:rsid w:val="0000762D"/>
    <w:rsid w:val="00007729"/>
    <w:rsid w:val="00010066"/>
    <w:rsid w:val="00010068"/>
    <w:rsid w:val="00010594"/>
    <w:rsid w:val="00010756"/>
    <w:rsid w:val="00010B2A"/>
    <w:rsid w:val="00010C35"/>
    <w:rsid w:val="00010CE6"/>
    <w:rsid w:val="000112E5"/>
    <w:rsid w:val="000116D6"/>
    <w:rsid w:val="00011D43"/>
    <w:rsid w:val="00011FC2"/>
    <w:rsid w:val="0001264F"/>
    <w:rsid w:val="000129F4"/>
    <w:rsid w:val="0001301B"/>
    <w:rsid w:val="0001319F"/>
    <w:rsid w:val="00013219"/>
    <w:rsid w:val="0001372F"/>
    <w:rsid w:val="00013981"/>
    <w:rsid w:val="00014171"/>
    <w:rsid w:val="00014323"/>
    <w:rsid w:val="000144AE"/>
    <w:rsid w:val="00014513"/>
    <w:rsid w:val="00014716"/>
    <w:rsid w:val="000151BC"/>
    <w:rsid w:val="000151D8"/>
    <w:rsid w:val="0001527B"/>
    <w:rsid w:val="000152FB"/>
    <w:rsid w:val="000158BE"/>
    <w:rsid w:val="000159A8"/>
    <w:rsid w:val="000169C4"/>
    <w:rsid w:val="00016C41"/>
    <w:rsid w:val="00016EF9"/>
    <w:rsid w:val="00017495"/>
    <w:rsid w:val="00017514"/>
    <w:rsid w:val="000177A4"/>
    <w:rsid w:val="000178BC"/>
    <w:rsid w:val="00017DD3"/>
    <w:rsid w:val="0002001C"/>
    <w:rsid w:val="00020969"/>
    <w:rsid w:val="00020E69"/>
    <w:rsid w:val="000217E0"/>
    <w:rsid w:val="000218AE"/>
    <w:rsid w:val="000219E1"/>
    <w:rsid w:val="00021A51"/>
    <w:rsid w:val="00021CDA"/>
    <w:rsid w:val="00022B3A"/>
    <w:rsid w:val="00022C84"/>
    <w:rsid w:val="00022EF8"/>
    <w:rsid w:val="00022F71"/>
    <w:rsid w:val="00023303"/>
    <w:rsid w:val="000234C6"/>
    <w:rsid w:val="00023CCF"/>
    <w:rsid w:val="00023D59"/>
    <w:rsid w:val="000241BC"/>
    <w:rsid w:val="00024311"/>
    <w:rsid w:val="000245CC"/>
    <w:rsid w:val="00025248"/>
    <w:rsid w:val="0002529E"/>
    <w:rsid w:val="00025608"/>
    <w:rsid w:val="00025DE3"/>
    <w:rsid w:val="000263FF"/>
    <w:rsid w:val="00027543"/>
    <w:rsid w:val="000275CA"/>
    <w:rsid w:val="000278B2"/>
    <w:rsid w:val="00027A5B"/>
    <w:rsid w:val="00027AB1"/>
    <w:rsid w:val="00027AF5"/>
    <w:rsid w:val="00027B3E"/>
    <w:rsid w:val="00027BEE"/>
    <w:rsid w:val="00027C1F"/>
    <w:rsid w:val="00027CEC"/>
    <w:rsid w:val="00027E5C"/>
    <w:rsid w:val="00030C25"/>
    <w:rsid w:val="00030F11"/>
    <w:rsid w:val="000310B2"/>
    <w:rsid w:val="00031275"/>
    <w:rsid w:val="000325CB"/>
    <w:rsid w:val="00032E9D"/>
    <w:rsid w:val="0003321D"/>
    <w:rsid w:val="000336CB"/>
    <w:rsid w:val="00033C06"/>
    <w:rsid w:val="00033DB9"/>
    <w:rsid w:val="00034085"/>
    <w:rsid w:val="0003452A"/>
    <w:rsid w:val="000346BE"/>
    <w:rsid w:val="00034C46"/>
    <w:rsid w:val="00034C48"/>
    <w:rsid w:val="00035297"/>
    <w:rsid w:val="000355A0"/>
    <w:rsid w:val="00035902"/>
    <w:rsid w:val="00036008"/>
    <w:rsid w:val="00036558"/>
    <w:rsid w:val="0003662A"/>
    <w:rsid w:val="000366F6"/>
    <w:rsid w:val="00036989"/>
    <w:rsid w:val="00036A82"/>
    <w:rsid w:val="00036EDE"/>
    <w:rsid w:val="0003700C"/>
    <w:rsid w:val="000376F2"/>
    <w:rsid w:val="00037B60"/>
    <w:rsid w:val="00037DC3"/>
    <w:rsid w:val="00037EA5"/>
    <w:rsid w:val="00040724"/>
    <w:rsid w:val="00040A7C"/>
    <w:rsid w:val="00040BA9"/>
    <w:rsid w:val="00040D70"/>
    <w:rsid w:val="00040D8E"/>
    <w:rsid w:val="00040E20"/>
    <w:rsid w:val="000416F2"/>
    <w:rsid w:val="000418DC"/>
    <w:rsid w:val="000419BC"/>
    <w:rsid w:val="00041A29"/>
    <w:rsid w:val="00041B7D"/>
    <w:rsid w:val="00041CA7"/>
    <w:rsid w:val="0004225C"/>
    <w:rsid w:val="000427DC"/>
    <w:rsid w:val="0004282A"/>
    <w:rsid w:val="00042A0C"/>
    <w:rsid w:val="00042BAA"/>
    <w:rsid w:val="00043484"/>
    <w:rsid w:val="0004357D"/>
    <w:rsid w:val="000435DE"/>
    <w:rsid w:val="00043EB6"/>
    <w:rsid w:val="0004492A"/>
    <w:rsid w:val="00044C81"/>
    <w:rsid w:val="00044DFB"/>
    <w:rsid w:val="000459A1"/>
    <w:rsid w:val="00045BC3"/>
    <w:rsid w:val="00046400"/>
    <w:rsid w:val="0004640C"/>
    <w:rsid w:val="000468EB"/>
    <w:rsid w:val="000470B5"/>
    <w:rsid w:val="000475F2"/>
    <w:rsid w:val="0004778B"/>
    <w:rsid w:val="000479A7"/>
    <w:rsid w:val="000500BF"/>
    <w:rsid w:val="00050304"/>
    <w:rsid w:val="000504B4"/>
    <w:rsid w:val="00050584"/>
    <w:rsid w:val="0005060D"/>
    <w:rsid w:val="0005077C"/>
    <w:rsid w:val="00050F13"/>
    <w:rsid w:val="00050FF0"/>
    <w:rsid w:val="000513BE"/>
    <w:rsid w:val="00051541"/>
    <w:rsid w:val="00051565"/>
    <w:rsid w:val="00051732"/>
    <w:rsid w:val="000518C1"/>
    <w:rsid w:val="00051BF0"/>
    <w:rsid w:val="0005205E"/>
    <w:rsid w:val="00052465"/>
    <w:rsid w:val="00052473"/>
    <w:rsid w:val="000526E8"/>
    <w:rsid w:val="00052A73"/>
    <w:rsid w:val="00053621"/>
    <w:rsid w:val="00053F6C"/>
    <w:rsid w:val="000546D2"/>
    <w:rsid w:val="00054B01"/>
    <w:rsid w:val="00054ED9"/>
    <w:rsid w:val="0005508C"/>
    <w:rsid w:val="000550EE"/>
    <w:rsid w:val="0005568F"/>
    <w:rsid w:val="000561EB"/>
    <w:rsid w:val="00056868"/>
    <w:rsid w:val="0005697A"/>
    <w:rsid w:val="00056AEA"/>
    <w:rsid w:val="00056AF5"/>
    <w:rsid w:val="00056BD0"/>
    <w:rsid w:val="00056E28"/>
    <w:rsid w:val="00057392"/>
    <w:rsid w:val="00057A8F"/>
    <w:rsid w:val="00057B89"/>
    <w:rsid w:val="00057C40"/>
    <w:rsid w:val="00060096"/>
    <w:rsid w:val="000605AE"/>
    <w:rsid w:val="00060988"/>
    <w:rsid w:val="00060A2A"/>
    <w:rsid w:val="00060E31"/>
    <w:rsid w:val="00061014"/>
    <w:rsid w:val="0006180A"/>
    <w:rsid w:val="000618CF"/>
    <w:rsid w:val="00061AB5"/>
    <w:rsid w:val="00062561"/>
    <w:rsid w:val="00062568"/>
    <w:rsid w:val="00062ABD"/>
    <w:rsid w:val="00063128"/>
    <w:rsid w:val="00063542"/>
    <w:rsid w:val="00063721"/>
    <w:rsid w:val="00063BA6"/>
    <w:rsid w:val="0006418F"/>
    <w:rsid w:val="000644D9"/>
    <w:rsid w:val="0006453A"/>
    <w:rsid w:val="00064748"/>
    <w:rsid w:val="000649CE"/>
    <w:rsid w:val="00064B63"/>
    <w:rsid w:val="00064BDA"/>
    <w:rsid w:val="00064FEC"/>
    <w:rsid w:val="00065462"/>
    <w:rsid w:val="000655D0"/>
    <w:rsid w:val="00065851"/>
    <w:rsid w:val="00066CFA"/>
    <w:rsid w:val="00066E28"/>
    <w:rsid w:val="00067663"/>
    <w:rsid w:val="00067738"/>
    <w:rsid w:val="00067EF8"/>
    <w:rsid w:val="000700BB"/>
    <w:rsid w:val="00070B95"/>
    <w:rsid w:val="0007174D"/>
    <w:rsid w:val="00071A75"/>
    <w:rsid w:val="00071B7B"/>
    <w:rsid w:val="00071C37"/>
    <w:rsid w:val="00072017"/>
    <w:rsid w:val="00072299"/>
    <w:rsid w:val="000723E4"/>
    <w:rsid w:val="00072CB3"/>
    <w:rsid w:val="00072E63"/>
    <w:rsid w:val="000732E5"/>
    <w:rsid w:val="000734FC"/>
    <w:rsid w:val="00073503"/>
    <w:rsid w:val="00073BEE"/>
    <w:rsid w:val="00073C58"/>
    <w:rsid w:val="00073E99"/>
    <w:rsid w:val="00073EC9"/>
    <w:rsid w:val="0007409D"/>
    <w:rsid w:val="00074349"/>
    <w:rsid w:val="0007439A"/>
    <w:rsid w:val="00074410"/>
    <w:rsid w:val="00074628"/>
    <w:rsid w:val="00074B4E"/>
    <w:rsid w:val="00074DB3"/>
    <w:rsid w:val="000750B1"/>
    <w:rsid w:val="00075113"/>
    <w:rsid w:val="00075639"/>
    <w:rsid w:val="00075763"/>
    <w:rsid w:val="00076702"/>
    <w:rsid w:val="00076E7D"/>
    <w:rsid w:val="00076EA5"/>
    <w:rsid w:val="00076F05"/>
    <w:rsid w:val="00077269"/>
    <w:rsid w:val="00077418"/>
    <w:rsid w:val="00077A95"/>
    <w:rsid w:val="00080044"/>
    <w:rsid w:val="0008010D"/>
    <w:rsid w:val="0008019B"/>
    <w:rsid w:val="000801E4"/>
    <w:rsid w:val="00080468"/>
    <w:rsid w:val="00080600"/>
    <w:rsid w:val="00080658"/>
    <w:rsid w:val="00080B54"/>
    <w:rsid w:val="00080BB1"/>
    <w:rsid w:val="00080CB8"/>
    <w:rsid w:val="000810AD"/>
    <w:rsid w:val="000811A7"/>
    <w:rsid w:val="00081516"/>
    <w:rsid w:val="00081949"/>
    <w:rsid w:val="00081A79"/>
    <w:rsid w:val="00081BD7"/>
    <w:rsid w:val="0008209A"/>
    <w:rsid w:val="000822A6"/>
    <w:rsid w:val="000822F6"/>
    <w:rsid w:val="000826E3"/>
    <w:rsid w:val="00082790"/>
    <w:rsid w:val="00082A7C"/>
    <w:rsid w:val="00082EFE"/>
    <w:rsid w:val="00083210"/>
    <w:rsid w:val="00083287"/>
    <w:rsid w:val="00083475"/>
    <w:rsid w:val="000834A6"/>
    <w:rsid w:val="0008352F"/>
    <w:rsid w:val="00083841"/>
    <w:rsid w:val="00083D39"/>
    <w:rsid w:val="00083DA2"/>
    <w:rsid w:val="00083DAA"/>
    <w:rsid w:val="000843C8"/>
    <w:rsid w:val="00084467"/>
    <w:rsid w:val="0008501C"/>
    <w:rsid w:val="000851D0"/>
    <w:rsid w:val="0008586E"/>
    <w:rsid w:val="000865BD"/>
    <w:rsid w:val="0008685D"/>
    <w:rsid w:val="00086C86"/>
    <w:rsid w:val="00086C96"/>
    <w:rsid w:val="00086E31"/>
    <w:rsid w:val="00086F82"/>
    <w:rsid w:val="000874CA"/>
    <w:rsid w:val="000874D8"/>
    <w:rsid w:val="0008797A"/>
    <w:rsid w:val="0009093F"/>
    <w:rsid w:val="00090ACB"/>
    <w:rsid w:val="00091696"/>
    <w:rsid w:val="00091A7C"/>
    <w:rsid w:val="00092501"/>
    <w:rsid w:val="0009292D"/>
    <w:rsid w:val="00092CCD"/>
    <w:rsid w:val="00092DD4"/>
    <w:rsid w:val="000931CB"/>
    <w:rsid w:val="000932C2"/>
    <w:rsid w:val="000935A3"/>
    <w:rsid w:val="000937C2"/>
    <w:rsid w:val="000938B2"/>
    <w:rsid w:val="00093C59"/>
    <w:rsid w:val="00093D63"/>
    <w:rsid w:val="00093E3E"/>
    <w:rsid w:val="0009465C"/>
    <w:rsid w:val="00094851"/>
    <w:rsid w:val="00094A67"/>
    <w:rsid w:val="00094D7E"/>
    <w:rsid w:val="0009512A"/>
    <w:rsid w:val="00095C86"/>
    <w:rsid w:val="00096024"/>
    <w:rsid w:val="00096479"/>
    <w:rsid w:val="00096E75"/>
    <w:rsid w:val="00097273"/>
    <w:rsid w:val="00097B7D"/>
    <w:rsid w:val="00097C02"/>
    <w:rsid w:val="00097C69"/>
    <w:rsid w:val="00097D0D"/>
    <w:rsid w:val="000A0037"/>
    <w:rsid w:val="000A0040"/>
    <w:rsid w:val="000A0A67"/>
    <w:rsid w:val="000A0C3B"/>
    <w:rsid w:val="000A0C6C"/>
    <w:rsid w:val="000A0E69"/>
    <w:rsid w:val="000A1936"/>
    <w:rsid w:val="000A22F6"/>
    <w:rsid w:val="000A2381"/>
    <w:rsid w:val="000A24D6"/>
    <w:rsid w:val="000A270C"/>
    <w:rsid w:val="000A2782"/>
    <w:rsid w:val="000A2923"/>
    <w:rsid w:val="000A2B82"/>
    <w:rsid w:val="000A2D53"/>
    <w:rsid w:val="000A315C"/>
    <w:rsid w:val="000A3291"/>
    <w:rsid w:val="000A32D9"/>
    <w:rsid w:val="000A3D93"/>
    <w:rsid w:val="000A3D9C"/>
    <w:rsid w:val="000A3DE6"/>
    <w:rsid w:val="000A432E"/>
    <w:rsid w:val="000A4475"/>
    <w:rsid w:val="000A45E9"/>
    <w:rsid w:val="000A4868"/>
    <w:rsid w:val="000A4977"/>
    <w:rsid w:val="000A4C22"/>
    <w:rsid w:val="000A4FE5"/>
    <w:rsid w:val="000A5010"/>
    <w:rsid w:val="000A5303"/>
    <w:rsid w:val="000A5543"/>
    <w:rsid w:val="000A557F"/>
    <w:rsid w:val="000A57D8"/>
    <w:rsid w:val="000A594B"/>
    <w:rsid w:val="000A5BD3"/>
    <w:rsid w:val="000A5D67"/>
    <w:rsid w:val="000A61E1"/>
    <w:rsid w:val="000A6473"/>
    <w:rsid w:val="000A65DE"/>
    <w:rsid w:val="000A6824"/>
    <w:rsid w:val="000A6C75"/>
    <w:rsid w:val="000A6CB7"/>
    <w:rsid w:val="000A70A7"/>
    <w:rsid w:val="000A7571"/>
    <w:rsid w:val="000A7977"/>
    <w:rsid w:val="000A7AEC"/>
    <w:rsid w:val="000A7C2F"/>
    <w:rsid w:val="000A7D22"/>
    <w:rsid w:val="000A7FA5"/>
    <w:rsid w:val="000B08AB"/>
    <w:rsid w:val="000B0CA9"/>
    <w:rsid w:val="000B0D01"/>
    <w:rsid w:val="000B115D"/>
    <w:rsid w:val="000B1B50"/>
    <w:rsid w:val="000B2253"/>
    <w:rsid w:val="000B22B1"/>
    <w:rsid w:val="000B2740"/>
    <w:rsid w:val="000B2A9B"/>
    <w:rsid w:val="000B2AD7"/>
    <w:rsid w:val="000B2B57"/>
    <w:rsid w:val="000B3054"/>
    <w:rsid w:val="000B31EA"/>
    <w:rsid w:val="000B3628"/>
    <w:rsid w:val="000B385F"/>
    <w:rsid w:val="000B3996"/>
    <w:rsid w:val="000B3A9C"/>
    <w:rsid w:val="000B3C59"/>
    <w:rsid w:val="000B3E58"/>
    <w:rsid w:val="000B3E6C"/>
    <w:rsid w:val="000B431D"/>
    <w:rsid w:val="000B4373"/>
    <w:rsid w:val="000B4453"/>
    <w:rsid w:val="000B490E"/>
    <w:rsid w:val="000B4F14"/>
    <w:rsid w:val="000B536A"/>
    <w:rsid w:val="000B55F5"/>
    <w:rsid w:val="000B5C34"/>
    <w:rsid w:val="000B5CD2"/>
    <w:rsid w:val="000B5E10"/>
    <w:rsid w:val="000B647F"/>
    <w:rsid w:val="000B6575"/>
    <w:rsid w:val="000B6B7F"/>
    <w:rsid w:val="000B7A49"/>
    <w:rsid w:val="000B7B4C"/>
    <w:rsid w:val="000B7BE8"/>
    <w:rsid w:val="000C0055"/>
    <w:rsid w:val="000C03B3"/>
    <w:rsid w:val="000C0D5D"/>
    <w:rsid w:val="000C17F5"/>
    <w:rsid w:val="000C1C54"/>
    <w:rsid w:val="000C1CD0"/>
    <w:rsid w:val="000C1D18"/>
    <w:rsid w:val="000C262E"/>
    <w:rsid w:val="000C2818"/>
    <w:rsid w:val="000C2A0D"/>
    <w:rsid w:val="000C2FF7"/>
    <w:rsid w:val="000C33F9"/>
    <w:rsid w:val="000C3652"/>
    <w:rsid w:val="000C395C"/>
    <w:rsid w:val="000C3989"/>
    <w:rsid w:val="000C3D0F"/>
    <w:rsid w:val="000C426B"/>
    <w:rsid w:val="000C4B91"/>
    <w:rsid w:val="000C4D5C"/>
    <w:rsid w:val="000C50BF"/>
    <w:rsid w:val="000C542C"/>
    <w:rsid w:val="000C55CE"/>
    <w:rsid w:val="000C59AF"/>
    <w:rsid w:val="000C5A6E"/>
    <w:rsid w:val="000C5DD7"/>
    <w:rsid w:val="000C5E68"/>
    <w:rsid w:val="000C61D1"/>
    <w:rsid w:val="000C6EC9"/>
    <w:rsid w:val="000C7207"/>
    <w:rsid w:val="000C7491"/>
    <w:rsid w:val="000C783B"/>
    <w:rsid w:val="000C7A71"/>
    <w:rsid w:val="000C7EB7"/>
    <w:rsid w:val="000D01A3"/>
    <w:rsid w:val="000D01F6"/>
    <w:rsid w:val="000D0585"/>
    <w:rsid w:val="000D06FD"/>
    <w:rsid w:val="000D094C"/>
    <w:rsid w:val="000D0DA7"/>
    <w:rsid w:val="000D0E54"/>
    <w:rsid w:val="000D1169"/>
    <w:rsid w:val="000D1BC2"/>
    <w:rsid w:val="000D2A82"/>
    <w:rsid w:val="000D2B3A"/>
    <w:rsid w:val="000D2CF7"/>
    <w:rsid w:val="000D363F"/>
    <w:rsid w:val="000D3BA0"/>
    <w:rsid w:val="000D433F"/>
    <w:rsid w:val="000D4453"/>
    <w:rsid w:val="000D45E1"/>
    <w:rsid w:val="000D4D56"/>
    <w:rsid w:val="000D5039"/>
    <w:rsid w:val="000D59BD"/>
    <w:rsid w:val="000D5AA0"/>
    <w:rsid w:val="000D5B99"/>
    <w:rsid w:val="000D6F84"/>
    <w:rsid w:val="000D7101"/>
    <w:rsid w:val="000D7208"/>
    <w:rsid w:val="000D7302"/>
    <w:rsid w:val="000D762F"/>
    <w:rsid w:val="000D78C5"/>
    <w:rsid w:val="000D7C87"/>
    <w:rsid w:val="000D7E0B"/>
    <w:rsid w:val="000E02CA"/>
    <w:rsid w:val="000E0B86"/>
    <w:rsid w:val="000E0CB7"/>
    <w:rsid w:val="000E0D68"/>
    <w:rsid w:val="000E0EB1"/>
    <w:rsid w:val="000E0F21"/>
    <w:rsid w:val="000E15E5"/>
    <w:rsid w:val="000E1645"/>
    <w:rsid w:val="000E1D0D"/>
    <w:rsid w:val="000E1D33"/>
    <w:rsid w:val="000E1EDD"/>
    <w:rsid w:val="000E21E7"/>
    <w:rsid w:val="000E2501"/>
    <w:rsid w:val="000E2888"/>
    <w:rsid w:val="000E2A5B"/>
    <w:rsid w:val="000E2E85"/>
    <w:rsid w:val="000E2F37"/>
    <w:rsid w:val="000E3058"/>
    <w:rsid w:val="000E3073"/>
    <w:rsid w:val="000E33ED"/>
    <w:rsid w:val="000E3481"/>
    <w:rsid w:val="000E3CB7"/>
    <w:rsid w:val="000E48F1"/>
    <w:rsid w:val="000E4942"/>
    <w:rsid w:val="000E498F"/>
    <w:rsid w:val="000E56E7"/>
    <w:rsid w:val="000E5944"/>
    <w:rsid w:val="000E5C1F"/>
    <w:rsid w:val="000E5DCA"/>
    <w:rsid w:val="000E5E12"/>
    <w:rsid w:val="000E5ECA"/>
    <w:rsid w:val="000E5F64"/>
    <w:rsid w:val="000E6827"/>
    <w:rsid w:val="000E7131"/>
    <w:rsid w:val="000E75EA"/>
    <w:rsid w:val="000E7B39"/>
    <w:rsid w:val="000E7B82"/>
    <w:rsid w:val="000E7E0D"/>
    <w:rsid w:val="000F021F"/>
    <w:rsid w:val="000F0683"/>
    <w:rsid w:val="000F06C4"/>
    <w:rsid w:val="000F1266"/>
    <w:rsid w:val="000F14EA"/>
    <w:rsid w:val="000F18B7"/>
    <w:rsid w:val="000F21C0"/>
    <w:rsid w:val="000F2221"/>
    <w:rsid w:val="000F231B"/>
    <w:rsid w:val="000F30F1"/>
    <w:rsid w:val="000F39C2"/>
    <w:rsid w:val="000F4468"/>
    <w:rsid w:val="000F44AE"/>
    <w:rsid w:val="000F4F1F"/>
    <w:rsid w:val="000F5122"/>
    <w:rsid w:val="000F524C"/>
    <w:rsid w:val="000F52C7"/>
    <w:rsid w:val="000F5689"/>
    <w:rsid w:val="000F5709"/>
    <w:rsid w:val="000F59C1"/>
    <w:rsid w:val="000F5B90"/>
    <w:rsid w:val="000F5B93"/>
    <w:rsid w:val="000F766D"/>
    <w:rsid w:val="000F794A"/>
    <w:rsid w:val="000F7FE9"/>
    <w:rsid w:val="00100023"/>
    <w:rsid w:val="00100620"/>
    <w:rsid w:val="00100B26"/>
    <w:rsid w:val="0010105E"/>
    <w:rsid w:val="00101551"/>
    <w:rsid w:val="00101589"/>
    <w:rsid w:val="001021AD"/>
    <w:rsid w:val="0010220F"/>
    <w:rsid w:val="00102758"/>
    <w:rsid w:val="00102D30"/>
    <w:rsid w:val="0010346B"/>
    <w:rsid w:val="00104019"/>
    <w:rsid w:val="0010422C"/>
    <w:rsid w:val="001049D8"/>
    <w:rsid w:val="00104DCE"/>
    <w:rsid w:val="0010531A"/>
    <w:rsid w:val="00105848"/>
    <w:rsid w:val="00105889"/>
    <w:rsid w:val="00105B7F"/>
    <w:rsid w:val="00105CEF"/>
    <w:rsid w:val="00106082"/>
    <w:rsid w:val="0010613A"/>
    <w:rsid w:val="0010622C"/>
    <w:rsid w:val="0010682C"/>
    <w:rsid w:val="00106A40"/>
    <w:rsid w:val="00106C45"/>
    <w:rsid w:val="00106C67"/>
    <w:rsid w:val="00106CEF"/>
    <w:rsid w:val="00106D12"/>
    <w:rsid w:val="00106DCF"/>
    <w:rsid w:val="00106F0B"/>
    <w:rsid w:val="001074A7"/>
    <w:rsid w:val="00107A02"/>
    <w:rsid w:val="00107A6B"/>
    <w:rsid w:val="00107B36"/>
    <w:rsid w:val="00107C75"/>
    <w:rsid w:val="00107F37"/>
    <w:rsid w:val="00107F3F"/>
    <w:rsid w:val="0011092B"/>
    <w:rsid w:val="00110C6F"/>
    <w:rsid w:val="00110C7C"/>
    <w:rsid w:val="00111271"/>
    <w:rsid w:val="00111310"/>
    <w:rsid w:val="00111344"/>
    <w:rsid w:val="00111857"/>
    <w:rsid w:val="00111DE0"/>
    <w:rsid w:val="00111F54"/>
    <w:rsid w:val="0011256B"/>
    <w:rsid w:val="0011263C"/>
    <w:rsid w:val="001129DF"/>
    <w:rsid w:val="00112D32"/>
    <w:rsid w:val="00112FB0"/>
    <w:rsid w:val="001135B1"/>
    <w:rsid w:val="0011367F"/>
    <w:rsid w:val="001138CC"/>
    <w:rsid w:val="00113982"/>
    <w:rsid w:val="00113DAD"/>
    <w:rsid w:val="001144E1"/>
    <w:rsid w:val="001147FB"/>
    <w:rsid w:val="00114998"/>
    <w:rsid w:val="00114A0D"/>
    <w:rsid w:val="00114C90"/>
    <w:rsid w:val="00114FB1"/>
    <w:rsid w:val="0011523C"/>
    <w:rsid w:val="00115333"/>
    <w:rsid w:val="001159EB"/>
    <w:rsid w:val="00115E08"/>
    <w:rsid w:val="00116A92"/>
    <w:rsid w:val="00116CAE"/>
    <w:rsid w:val="0011793F"/>
    <w:rsid w:val="00120040"/>
    <w:rsid w:val="001202E6"/>
    <w:rsid w:val="0012188F"/>
    <w:rsid w:val="00121CA6"/>
    <w:rsid w:val="0012296E"/>
    <w:rsid w:val="00123007"/>
    <w:rsid w:val="00123338"/>
    <w:rsid w:val="001235E2"/>
    <w:rsid w:val="00124547"/>
    <w:rsid w:val="00124AAB"/>
    <w:rsid w:val="00124B27"/>
    <w:rsid w:val="001253DA"/>
    <w:rsid w:val="001259F5"/>
    <w:rsid w:val="00125E76"/>
    <w:rsid w:val="00125F46"/>
    <w:rsid w:val="00126056"/>
    <w:rsid w:val="001263A5"/>
    <w:rsid w:val="00126503"/>
    <w:rsid w:val="00126D12"/>
    <w:rsid w:val="00126EB6"/>
    <w:rsid w:val="00126FA3"/>
    <w:rsid w:val="00127180"/>
    <w:rsid w:val="00127211"/>
    <w:rsid w:val="0012733C"/>
    <w:rsid w:val="00127DA7"/>
    <w:rsid w:val="00130031"/>
    <w:rsid w:val="0013041C"/>
    <w:rsid w:val="0013075D"/>
    <w:rsid w:val="001309AF"/>
    <w:rsid w:val="001309CE"/>
    <w:rsid w:val="00130B25"/>
    <w:rsid w:val="00130B79"/>
    <w:rsid w:val="00130BE1"/>
    <w:rsid w:val="00130D8F"/>
    <w:rsid w:val="00131090"/>
    <w:rsid w:val="001317CC"/>
    <w:rsid w:val="00132CC0"/>
    <w:rsid w:val="00133109"/>
    <w:rsid w:val="00133813"/>
    <w:rsid w:val="001338A3"/>
    <w:rsid w:val="0013417C"/>
    <w:rsid w:val="0013417F"/>
    <w:rsid w:val="001342FD"/>
    <w:rsid w:val="00134651"/>
    <w:rsid w:val="00134D99"/>
    <w:rsid w:val="00135306"/>
    <w:rsid w:val="00135D06"/>
    <w:rsid w:val="00135DD1"/>
    <w:rsid w:val="00136124"/>
    <w:rsid w:val="001363BE"/>
    <w:rsid w:val="00136C73"/>
    <w:rsid w:val="00137002"/>
    <w:rsid w:val="00137725"/>
    <w:rsid w:val="00137875"/>
    <w:rsid w:val="00137AD1"/>
    <w:rsid w:val="00137B03"/>
    <w:rsid w:val="001402BF"/>
    <w:rsid w:val="001403CA"/>
    <w:rsid w:val="00140DA4"/>
    <w:rsid w:val="00141084"/>
    <w:rsid w:val="001414F9"/>
    <w:rsid w:val="00141BB5"/>
    <w:rsid w:val="001422C5"/>
    <w:rsid w:val="00142746"/>
    <w:rsid w:val="00142EFD"/>
    <w:rsid w:val="00143FB3"/>
    <w:rsid w:val="00144061"/>
    <w:rsid w:val="001446B4"/>
    <w:rsid w:val="001448FB"/>
    <w:rsid w:val="00144A3D"/>
    <w:rsid w:val="00144B17"/>
    <w:rsid w:val="00144F07"/>
    <w:rsid w:val="001455BD"/>
    <w:rsid w:val="0014578D"/>
    <w:rsid w:val="0014599D"/>
    <w:rsid w:val="00145AE1"/>
    <w:rsid w:val="00145C01"/>
    <w:rsid w:val="00145C0C"/>
    <w:rsid w:val="00145D51"/>
    <w:rsid w:val="00146058"/>
    <w:rsid w:val="001461BA"/>
    <w:rsid w:val="001463E9"/>
    <w:rsid w:val="001467DD"/>
    <w:rsid w:val="00146C18"/>
    <w:rsid w:val="00146EA6"/>
    <w:rsid w:val="00147A34"/>
    <w:rsid w:val="00147DF6"/>
    <w:rsid w:val="00150597"/>
    <w:rsid w:val="00150A8A"/>
    <w:rsid w:val="00150A99"/>
    <w:rsid w:val="00150C63"/>
    <w:rsid w:val="00150CFE"/>
    <w:rsid w:val="001512F0"/>
    <w:rsid w:val="00151445"/>
    <w:rsid w:val="001517D7"/>
    <w:rsid w:val="001518A9"/>
    <w:rsid w:val="001518D4"/>
    <w:rsid w:val="00151932"/>
    <w:rsid w:val="00151B67"/>
    <w:rsid w:val="00151F44"/>
    <w:rsid w:val="00152A2E"/>
    <w:rsid w:val="00152B65"/>
    <w:rsid w:val="00153232"/>
    <w:rsid w:val="00153433"/>
    <w:rsid w:val="001534B0"/>
    <w:rsid w:val="00153942"/>
    <w:rsid w:val="00153BCF"/>
    <w:rsid w:val="00153C44"/>
    <w:rsid w:val="00153DD9"/>
    <w:rsid w:val="00153FCE"/>
    <w:rsid w:val="00154820"/>
    <w:rsid w:val="001548E8"/>
    <w:rsid w:val="00154A2F"/>
    <w:rsid w:val="00154B4E"/>
    <w:rsid w:val="00155EFF"/>
    <w:rsid w:val="0015608A"/>
    <w:rsid w:val="00156841"/>
    <w:rsid w:val="00156A29"/>
    <w:rsid w:val="00156D08"/>
    <w:rsid w:val="00156D67"/>
    <w:rsid w:val="00156DE2"/>
    <w:rsid w:val="001575F0"/>
    <w:rsid w:val="0015771C"/>
    <w:rsid w:val="00157760"/>
    <w:rsid w:val="00157F35"/>
    <w:rsid w:val="00157F3A"/>
    <w:rsid w:val="00160326"/>
    <w:rsid w:val="00160465"/>
    <w:rsid w:val="001607CC"/>
    <w:rsid w:val="00160B59"/>
    <w:rsid w:val="00160CF0"/>
    <w:rsid w:val="00160E46"/>
    <w:rsid w:val="001611F4"/>
    <w:rsid w:val="00161467"/>
    <w:rsid w:val="001615A1"/>
    <w:rsid w:val="001615E6"/>
    <w:rsid w:val="0016185A"/>
    <w:rsid w:val="00161A91"/>
    <w:rsid w:val="00161EDB"/>
    <w:rsid w:val="001627A3"/>
    <w:rsid w:val="00162867"/>
    <w:rsid w:val="00162AFB"/>
    <w:rsid w:val="00162B18"/>
    <w:rsid w:val="00162EE9"/>
    <w:rsid w:val="001639CC"/>
    <w:rsid w:val="00163D27"/>
    <w:rsid w:val="001647B2"/>
    <w:rsid w:val="00164855"/>
    <w:rsid w:val="00164B6E"/>
    <w:rsid w:val="00164C4A"/>
    <w:rsid w:val="001651B0"/>
    <w:rsid w:val="00165357"/>
    <w:rsid w:val="001654AF"/>
    <w:rsid w:val="001658EA"/>
    <w:rsid w:val="001659ED"/>
    <w:rsid w:val="00165D61"/>
    <w:rsid w:val="00165F43"/>
    <w:rsid w:val="0016606A"/>
    <w:rsid w:val="00166406"/>
    <w:rsid w:val="00166459"/>
    <w:rsid w:val="001664DD"/>
    <w:rsid w:val="00166F85"/>
    <w:rsid w:val="00167031"/>
    <w:rsid w:val="0016710A"/>
    <w:rsid w:val="00167123"/>
    <w:rsid w:val="00167280"/>
    <w:rsid w:val="00167A1E"/>
    <w:rsid w:val="00167AE4"/>
    <w:rsid w:val="00167EC6"/>
    <w:rsid w:val="00167EC9"/>
    <w:rsid w:val="00167FC7"/>
    <w:rsid w:val="0017048E"/>
    <w:rsid w:val="001704D5"/>
    <w:rsid w:val="00170755"/>
    <w:rsid w:val="00170B64"/>
    <w:rsid w:val="00170E7F"/>
    <w:rsid w:val="0017101A"/>
    <w:rsid w:val="001715B1"/>
    <w:rsid w:val="0017160B"/>
    <w:rsid w:val="00171B89"/>
    <w:rsid w:val="00171DEE"/>
    <w:rsid w:val="0017202A"/>
    <w:rsid w:val="001724B9"/>
    <w:rsid w:val="001725F5"/>
    <w:rsid w:val="00172600"/>
    <w:rsid w:val="001731D6"/>
    <w:rsid w:val="00173A04"/>
    <w:rsid w:val="00173DEA"/>
    <w:rsid w:val="001740A4"/>
    <w:rsid w:val="00174379"/>
    <w:rsid w:val="001743B0"/>
    <w:rsid w:val="00174611"/>
    <w:rsid w:val="001749D5"/>
    <w:rsid w:val="00174AC5"/>
    <w:rsid w:val="00174EE4"/>
    <w:rsid w:val="0017544B"/>
    <w:rsid w:val="001755E0"/>
    <w:rsid w:val="0017591A"/>
    <w:rsid w:val="00175EA4"/>
    <w:rsid w:val="00175EAB"/>
    <w:rsid w:val="00175F4E"/>
    <w:rsid w:val="00176002"/>
    <w:rsid w:val="00176034"/>
    <w:rsid w:val="00176985"/>
    <w:rsid w:val="00176B0D"/>
    <w:rsid w:val="00176DB1"/>
    <w:rsid w:val="001771BF"/>
    <w:rsid w:val="001777B9"/>
    <w:rsid w:val="00177A15"/>
    <w:rsid w:val="00177C29"/>
    <w:rsid w:val="00177F3E"/>
    <w:rsid w:val="00177F62"/>
    <w:rsid w:val="00180111"/>
    <w:rsid w:val="00180495"/>
    <w:rsid w:val="00181327"/>
    <w:rsid w:val="0018137D"/>
    <w:rsid w:val="0018141A"/>
    <w:rsid w:val="0018152A"/>
    <w:rsid w:val="00181589"/>
    <w:rsid w:val="001816CB"/>
    <w:rsid w:val="00181CE6"/>
    <w:rsid w:val="00181D85"/>
    <w:rsid w:val="00181F51"/>
    <w:rsid w:val="00182562"/>
    <w:rsid w:val="00182877"/>
    <w:rsid w:val="001828EE"/>
    <w:rsid w:val="00182B0C"/>
    <w:rsid w:val="00182D24"/>
    <w:rsid w:val="00183386"/>
    <w:rsid w:val="00183BBF"/>
    <w:rsid w:val="00183CD2"/>
    <w:rsid w:val="00183CD4"/>
    <w:rsid w:val="00183FBC"/>
    <w:rsid w:val="0018471E"/>
    <w:rsid w:val="00184883"/>
    <w:rsid w:val="00184D0B"/>
    <w:rsid w:val="00184FD4"/>
    <w:rsid w:val="001852AE"/>
    <w:rsid w:val="00185990"/>
    <w:rsid w:val="001860DD"/>
    <w:rsid w:val="0018653C"/>
    <w:rsid w:val="001866F3"/>
    <w:rsid w:val="00186EA4"/>
    <w:rsid w:val="001873C2"/>
    <w:rsid w:val="0018743E"/>
    <w:rsid w:val="001875E6"/>
    <w:rsid w:val="0018798B"/>
    <w:rsid w:val="001879C6"/>
    <w:rsid w:val="00187CDB"/>
    <w:rsid w:val="00187E2C"/>
    <w:rsid w:val="0019112A"/>
    <w:rsid w:val="0019155D"/>
    <w:rsid w:val="00191764"/>
    <w:rsid w:val="00191A34"/>
    <w:rsid w:val="001925B3"/>
    <w:rsid w:val="00192707"/>
    <w:rsid w:val="00192950"/>
    <w:rsid w:val="00192AF6"/>
    <w:rsid w:val="001938F6"/>
    <w:rsid w:val="001943F4"/>
    <w:rsid w:val="001945D2"/>
    <w:rsid w:val="0019489D"/>
    <w:rsid w:val="001949BE"/>
    <w:rsid w:val="001954A0"/>
    <w:rsid w:val="00195706"/>
    <w:rsid w:val="00195F2E"/>
    <w:rsid w:val="001963CC"/>
    <w:rsid w:val="00196C58"/>
    <w:rsid w:val="00197129"/>
    <w:rsid w:val="00197418"/>
    <w:rsid w:val="00197648"/>
    <w:rsid w:val="001978DB"/>
    <w:rsid w:val="00197D9D"/>
    <w:rsid w:val="00197D9F"/>
    <w:rsid w:val="001A05D2"/>
    <w:rsid w:val="001A0D02"/>
    <w:rsid w:val="001A0F41"/>
    <w:rsid w:val="001A0FAE"/>
    <w:rsid w:val="001A160B"/>
    <w:rsid w:val="001A1770"/>
    <w:rsid w:val="001A19D6"/>
    <w:rsid w:val="001A1B16"/>
    <w:rsid w:val="001A2144"/>
    <w:rsid w:val="001A24F3"/>
    <w:rsid w:val="001A2A28"/>
    <w:rsid w:val="001A2AA6"/>
    <w:rsid w:val="001A2E4A"/>
    <w:rsid w:val="001A2EA7"/>
    <w:rsid w:val="001A2FA2"/>
    <w:rsid w:val="001A3012"/>
    <w:rsid w:val="001A3A29"/>
    <w:rsid w:val="001A3EFC"/>
    <w:rsid w:val="001A4269"/>
    <w:rsid w:val="001A45F5"/>
    <w:rsid w:val="001A4718"/>
    <w:rsid w:val="001A489D"/>
    <w:rsid w:val="001A4CC3"/>
    <w:rsid w:val="001A6173"/>
    <w:rsid w:val="001A6D48"/>
    <w:rsid w:val="001A6EFC"/>
    <w:rsid w:val="001A7293"/>
    <w:rsid w:val="001A72C1"/>
    <w:rsid w:val="001A7321"/>
    <w:rsid w:val="001A75CE"/>
    <w:rsid w:val="001A7628"/>
    <w:rsid w:val="001A76B4"/>
    <w:rsid w:val="001A7D0F"/>
    <w:rsid w:val="001B02D2"/>
    <w:rsid w:val="001B03A9"/>
    <w:rsid w:val="001B0860"/>
    <w:rsid w:val="001B0A35"/>
    <w:rsid w:val="001B0A42"/>
    <w:rsid w:val="001B0B0B"/>
    <w:rsid w:val="001B0C2A"/>
    <w:rsid w:val="001B1523"/>
    <w:rsid w:val="001B1665"/>
    <w:rsid w:val="001B1947"/>
    <w:rsid w:val="001B1CD0"/>
    <w:rsid w:val="001B1D60"/>
    <w:rsid w:val="001B1F8C"/>
    <w:rsid w:val="001B262F"/>
    <w:rsid w:val="001B2B53"/>
    <w:rsid w:val="001B2EF5"/>
    <w:rsid w:val="001B2F11"/>
    <w:rsid w:val="001B2F17"/>
    <w:rsid w:val="001B3ABC"/>
    <w:rsid w:val="001B3D15"/>
    <w:rsid w:val="001B3F37"/>
    <w:rsid w:val="001B4365"/>
    <w:rsid w:val="001B44A9"/>
    <w:rsid w:val="001B45A9"/>
    <w:rsid w:val="001B46EB"/>
    <w:rsid w:val="001B4ABF"/>
    <w:rsid w:val="001B4F6E"/>
    <w:rsid w:val="001B5212"/>
    <w:rsid w:val="001B53F5"/>
    <w:rsid w:val="001B5AD2"/>
    <w:rsid w:val="001B6897"/>
    <w:rsid w:val="001B6A01"/>
    <w:rsid w:val="001B7373"/>
    <w:rsid w:val="001B7453"/>
    <w:rsid w:val="001B75EA"/>
    <w:rsid w:val="001B7A15"/>
    <w:rsid w:val="001C03EC"/>
    <w:rsid w:val="001C06BF"/>
    <w:rsid w:val="001C06EE"/>
    <w:rsid w:val="001C07A3"/>
    <w:rsid w:val="001C0E40"/>
    <w:rsid w:val="001C112D"/>
    <w:rsid w:val="001C124F"/>
    <w:rsid w:val="001C13DC"/>
    <w:rsid w:val="001C20B2"/>
    <w:rsid w:val="001C22B0"/>
    <w:rsid w:val="001C24B0"/>
    <w:rsid w:val="001C2513"/>
    <w:rsid w:val="001C29C8"/>
    <w:rsid w:val="001C2B2D"/>
    <w:rsid w:val="001C2B59"/>
    <w:rsid w:val="001C2BD7"/>
    <w:rsid w:val="001C2E7D"/>
    <w:rsid w:val="001C31C4"/>
    <w:rsid w:val="001C3546"/>
    <w:rsid w:val="001C3730"/>
    <w:rsid w:val="001C39E8"/>
    <w:rsid w:val="001C3E1F"/>
    <w:rsid w:val="001C4017"/>
    <w:rsid w:val="001C4504"/>
    <w:rsid w:val="001C45E8"/>
    <w:rsid w:val="001C4BC3"/>
    <w:rsid w:val="001C50B9"/>
    <w:rsid w:val="001C5DF6"/>
    <w:rsid w:val="001C6036"/>
    <w:rsid w:val="001C60D2"/>
    <w:rsid w:val="001C6293"/>
    <w:rsid w:val="001C6339"/>
    <w:rsid w:val="001C6855"/>
    <w:rsid w:val="001C6B49"/>
    <w:rsid w:val="001C7070"/>
    <w:rsid w:val="001C7640"/>
    <w:rsid w:val="001C7700"/>
    <w:rsid w:val="001C796B"/>
    <w:rsid w:val="001C7AAE"/>
    <w:rsid w:val="001C7E9A"/>
    <w:rsid w:val="001D0469"/>
    <w:rsid w:val="001D04B9"/>
    <w:rsid w:val="001D078F"/>
    <w:rsid w:val="001D0809"/>
    <w:rsid w:val="001D0D2F"/>
    <w:rsid w:val="001D157A"/>
    <w:rsid w:val="001D175A"/>
    <w:rsid w:val="001D18E5"/>
    <w:rsid w:val="001D1DF3"/>
    <w:rsid w:val="001D1F1A"/>
    <w:rsid w:val="001D2190"/>
    <w:rsid w:val="001D23B9"/>
    <w:rsid w:val="001D2482"/>
    <w:rsid w:val="001D27C3"/>
    <w:rsid w:val="001D2A29"/>
    <w:rsid w:val="001D2DE8"/>
    <w:rsid w:val="001D2F74"/>
    <w:rsid w:val="001D4135"/>
    <w:rsid w:val="001D4468"/>
    <w:rsid w:val="001D4674"/>
    <w:rsid w:val="001D5A72"/>
    <w:rsid w:val="001D5EB0"/>
    <w:rsid w:val="001D61F0"/>
    <w:rsid w:val="001D6332"/>
    <w:rsid w:val="001D64A2"/>
    <w:rsid w:val="001D6911"/>
    <w:rsid w:val="001D6947"/>
    <w:rsid w:val="001D6A1F"/>
    <w:rsid w:val="001D6AF6"/>
    <w:rsid w:val="001D6FCE"/>
    <w:rsid w:val="001D7088"/>
    <w:rsid w:val="001D74EC"/>
    <w:rsid w:val="001D75E5"/>
    <w:rsid w:val="001D78E7"/>
    <w:rsid w:val="001E0529"/>
    <w:rsid w:val="001E0548"/>
    <w:rsid w:val="001E09D4"/>
    <w:rsid w:val="001E0A65"/>
    <w:rsid w:val="001E100F"/>
    <w:rsid w:val="001E1303"/>
    <w:rsid w:val="001E142F"/>
    <w:rsid w:val="001E1650"/>
    <w:rsid w:val="001E1B58"/>
    <w:rsid w:val="001E1E75"/>
    <w:rsid w:val="001E208E"/>
    <w:rsid w:val="001E2E3C"/>
    <w:rsid w:val="001E30AA"/>
    <w:rsid w:val="001E33D0"/>
    <w:rsid w:val="001E4DEE"/>
    <w:rsid w:val="001E4E6B"/>
    <w:rsid w:val="001E532D"/>
    <w:rsid w:val="001E53EE"/>
    <w:rsid w:val="001E5DC9"/>
    <w:rsid w:val="001E62C7"/>
    <w:rsid w:val="001E6522"/>
    <w:rsid w:val="001E65F6"/>
    <w:rsid w:val="001E6F22"/>
    <w:rsid w:val="001E7C2B"/>
    <w:rsid w:val="001E7FD4"/>
    <w:rsid w:val="001F06EF"/>
    <w:rsid w:val="001F0765"/>
    <w:rsid w:val="001F083E"/>
    <w:rsid w:val="001F088A"/>
    <w:rsid w:val="001F1283"/>
    <w:rsid w:val="001F17F3"/>
    <w:rsid w:val="001F1D91"/>
    <w:rsid w:val="001F2125"/>
    <w:rsid w:val="001F2649"/>
    <w:rsid w:val="001F2A47"/>
    <w:rsid w:val="001F2E75"/>
    <w:rsid w:val="001F3366"/>
    <w:rsid w:val="001F3695"/>
    <w:rsid w:val="001F392B"/>
    <w:rsid w:val="001F3DA2"/>
    <w:rsid w:val="001F40D9"/>
    <w:rsid w:val="001F429B"/>
    <w:rsid w:val="001F4804"/>
    <w:rsid w:val="001F4D17"/>
    <w:rsid w:val="001F4D2B"/>
    <w:rsid w:val="001F4E5A"/>
    <w:rsid w:val="001F4FD9"/>
    <w:rsid w:val="001F52C0"/>
    <w:rsid w:val="001F5AD6"/>
    <w:rsid w:val="001F5EBA"/>
    <w:rsid w:val="001F5F29"/>
    <w:rsid w:val="001F60D6"/>
    <w:rsid w:val="001F619A"/>
    <w:rsid w:val="001F6297"/>
    <w:rsid w:val="001F66B6"/>
    <w:rsid w:val="001F6808"/>
    <w:rsid w:val="001F6D65"/>
    <w:rsid w:val="001F6DB5"/>
    <w:rsid w:val="001F709E"/>
    <w:rsid w:val="001F71FF"/>
    <w:rsid w:val="001F79F9"/>
    <w:rsid w:val="001F7D8E"/>
    <w:rsid w:val="00200015"/>
    <w:rsid w:val="002002C3"/>
    <w:rsid w:val="002011EC"/>
    <w:rsid w:val="00201A60"/>
    <w:rsid w:val="00201DC9"/>
    <w:rsid w:val="00201EF6"/>
    <w:rsid w:val="00202450"/>
    <w:rsid w:val="00202454"/>
    <w:rsid w:val="002029FA"/>
    <w:rsid w:val="00202B6A"/>
    <w:rsid w:val="00202DC8"/>
    <w:rsid w:val="002031A6"/>
    <w:rsid w:val="00203507"/>
    <w:rsid w:val="002035D0"/>
    <w:rsid w:val="002037D0"/>
    <w:rsid w:val="00203E98"/>
    <w:rsid w:val="0020424B"/>
    <w:rsid w:val="002044CA"/>
    <w:rsid w:val="00204A9A"/>
    <w:rsid w:val="00204B01"/>
    <w:rsid w:val="0020514A"/>
    <w:rsid w:val="0020526B"/>
    <w:rsid w:val="00205349"/>
    <w:rsid w:val="00205493"/>
    <w:rsid w:val="00206153"/>
    <w:rsid w:val="00206558"/>
    <w:rsid w:val="002065AE"/>
    <w:rsid w:val="00206768"/>
    <w:rsid w:val="00206B2F"/>
    <w:rsid w:val="00206D4D"/>
    <w:rsid w:val="00207442"/>
    <w:rsid w:val="00207BF3"/>
    <w:rsid w:val="00207F54"/>
    <w:rsid w:val="00210117"/>
    <w:rsid w:val="00210385"/>
    <w:rsid w:val="002104C7"/>
    <w:rsid w:val="00210759"/>
    <w:rsid w:val="00210FF9"/>
    <w:rsid w:val="002112DB"/>
    <w:rsid w:val="002113C2"/>
    <w:rsid w:val="002118C2"/>
    <w:rsid w:val="00211BFC"/>
    <w:rsid w:val="00211DE6"/>
    <w:rsid w:val="00212010"/>
    <w:rsid w:val="0021206E"/>
    <w:rsid w:val="00212147"/>
    <w:rsid w:val="002123D0"/>
    <w:rsid w:val="00212C58"/>
    <w:rsid w:val="002130C0"/>
    <w:rsid w:val="00213531"/>
    <w:rsid w:val="002135B2"/>
    <w:rsid w:val="002142E8"/>
    <w:rsid w:val="00214378"/>
    <w:rsid w:val="002149DB"/>
    <w:rsid w:val="0021546C"/>
    <w:rsid w:val="00216892"/>
    <w:rsid w:val="00216A1E"/>
    <w:rsid w:val="00216EEB"/>
    <w:rsid w:val="002170B7"/>
    <w:rsid w:val="00217135"/>
    <w:rsid w:val="00217169"/>
    <w:rsid w:val="00217187"/>
    <w:rsid w:val="002173CF"/>
    <w:rsid w:val="00217A45"/>
    <w:rsid w:val="0022099F"/>
    <w:rsid w:val="00220D55"/>
    <w:rsid w:val="00220D68"/>
    <w:rsid w:val="00221260"/>
    <w:rsid w:val="0022154C"/>
    <w:rsid w:val="0022184B"/>
    <w:rsid w:val="00221902"/>
    <w:rsid w:val="002220FD"/>
    <w:rsid w:val="002227A7"/>
    <w:rsid w:val="00222BA9"/>
    <w:rsid w:val="00222E3F"/>
    <w:rsid w:val="00222E89"/>
    <w:rsid w:val="00223D3C"/>
    <w:rsid w:val="00224423"/>
    <w:rsid w:val="00224720"/>
    <w:rsid w:val="002252DA"/>
    <w:rsid w:val="002255BF"/>
    <w:rsid w:val="002256E5"/>
    <w:rsid w:val="00225B5F"/>
    <w:rsid w:val="00225DA7"/>
    <w:rsid w:val="00225E50"/>
    <w:rsid w:val="0022610C"/>
    <w:rsid w:val="00226212"/>
    <w:rsid w:val="002262F7"/>
    <w:rsid w:val="00226D66"/>
    <w:rsid w:val="0022711C"/>
    <w:rsid w:val="00227913"/>
    <w:rsid w:val="00227E3E"/>
    <w:rsid w:val="00230195"/>
    <w:rsid w:val="0023053B"/>
    <w:rsid w:val="00230694"/>
    <w:rsid w:val="0023109A"/>
    <w:rsid w:val="0023111A"/>
    <w:rsid w:val="00231143"/>
    <w:rsid w:val="00231148"/>
    <w:rsid w:val="002316E9"/>
    <w:rsid w:val="00231B3F"/>
    <w:rsid w:val="00232246"/>
    <w:rsid w:val="00232773"/>
    <w:rsid w:val="00232774"/>
    <w:rsid w:val="002328E3"/>
    <w:rsid w:val="00232999"/>
    <w:rsid w:val="0023321F"/>
    <w:rsid w:val="00233A86"/>
    <w:rsid w:val="002341B0"/>
    <w:rsid w:val="002343D3"/>
    <w:rsid w:val="002348B2"/>
    <w:rsid w:val="002357EE"/>
    <w:rsid w:val="00235AED"/>
    <w:rsid w:val="00236123"/>
    <w:rsid w:val="002362A0"/>
    <w:rsid w:val="002362E5"/>
    <w:rsid w:val="002365A4"/>
    <w:rsid w:val="00236867"/>
    <w:rsid w:val="00236D8E"/>
    <w:rsid w:val="00236DCB"/>
    <w:rsid w:val="002371E2"/>
    <w:rsid w:val="00237265"/>
    <w:rsid w:val="00237403"/>
    <w:rsid w:val="00237557"/>
    <w:rsid w:val="0023771E"/>
    <w:rsid w:val="00237A80"/>
    <w:rsid w:val="00237C70"/>
    <w:rsid w:val="00240253"/>
    <w:rsid w:val="00240450"/>
    <w:rsid w:val="0024054E"/>
    <w:rsid w:val="002405C2"/>
    <w:rsid w:val="0024088E"/>
    <w:rsid w:val="002408D4"/>
    <w:rsid w:val="002408E7"/>
    <w:rsid w:val="00240EC1"/>
    <w:rsid w:val="002412B3"/>
    <w:rsid w:val="002413EE"/>
    <w:rsid w:val="00241814"/>
    <w:rsid w:val="00241883"/>
    <w:rsid w:val="00241DC4"/>
    <w:rsid w:val="00241DEB"/>
    <w:rsid w:val="00241EE2"/>
    <w:rsid w:val="00242634"/>
    <w:rsid w:val="00242BFF"/>
    <w:rsid w:val="00242F0D"/>
    <w:rsid w:val="002438AE"/>
    <w:rsid w:val="00243928"/>
    <w:rsid w:val="00243B53"/>
    <w:rsid w:val="00243BE8"/>
    <w:rsid w:val="00243C7B"/>
    <w:rsid w:val="00244725"/>
    <w:rsid w:val="002448A3"/>
    <w:rsid w:val="00244D3F"/>
    <w:rsid w:val="00245262"/>
    <w:rsid w:val="00245780"/>
    <w:rsid w:val="00245842"/>
    <w:rsid w:val="0024593B"/>
    <w:rsid w:val="00246233"/>
    <w:rsid w:val="00246EA8"/>
    <w:rsid w:val="00247010"/>
    <w:rsid w:val="00247141"/>
    <w:rsid w:val="00247464"/>
    <w:rsid w:val="00247499"/>
    <w:rsid w:val="00247884"/>
    <w:rsid w:val="002478E0"/>
    <w:rsid w:val="00247B09"/>
    <w:rsid w:val="00247B84"/>
    <w:rsid w:val="002500DD"/>
    <w:rsid w:val="002508B1"/>
    <w:rsid w:val="00250957"/>
    <w:rsid w:val="00251079"/>
    <w:rsid w:val="0025109E"/>
    <w:rsid w:val="002516A6"/>
    <w:rsid w:val="00251753"/>
    <w:rsid w:val="00252148"/>
    <w:rsid w:val="00253072"/>
    <w:rsid w:val="00253D1E"/>
    <w:rsid w:val="002541D5"/>
    <w:rsid w:val="00254496"/>
    <w:rsid w:val="002546AC"/>
    <w:rsid w:val="00254791"/>
    <w:rsid w:val="002549EC"/>
    <w:rsid w:val="002549F8"/>
    <w:rsid w:val="00254C9B"/>
    <w:rsid w:val="00254FD1"/>
    <w:rsid w:val="00255042"/>
    <w:rsid w:val="002555AB"/>
    <w:rsid w:val="00255A3D"/>
    <w:rsid w:val="00256140"/>
    <w:rsid w:val="00256304"/>
    <w:rsid w:val="002563A1"/>
    <w:rsid w:val="00256684"/>
    <w:rsid w:val="00256DAF"/>
    <w:rsid w:val="0025742E"/>
    <w:rsid w:val="0025775A"/>
    <w:rsid w:val="00257799"/>
    <w:rsid w:val="00257A35"/>
    <w:rsid w:val="00257E56"/>
    <w:rsid w:val="002608A7"/>
    <w:rsid w:val="00260968"/>
    <w:rsid w:val="00260B6B"/>
    <w:rsid w:val="002610BA"/>
    <w:rsid w:val="002612B2"/>
    <w:rsid w:val="002615E1"/>
    <w:rsid w:val="002619CC"/>
    <w:rsid w:val="0026205B"/>
    <w:rsid w:val="0026235E"/>
    <w:rsid w:val="0026279F"/>
    <w:rsid w:val="00262B62"/>
    <w:rsid w:val="00262C39"/>
    <w:rsid w:val="002631F8"/>
    <w:rsid w:val="00264273"/>
    <w:rsid w:val="0026451C"/>
    <w:rsid w:val="0026462B"/>
    <w:rsid w:val="002648D9"/>
    <w:rsid w:val="00264EBC"/>
    <w:rsid w:val="00264F63"/>
    <w:rsid w:val="00265030"/>
    <w:rsid w:val="002651C0"/>
    <w:rsid w:val="00265930"/>
    <w:rsid w:val="00265A74"/>
    <w:rsid w:val="00265CB0"/>
    <w:rsid w:val="00265DEA"/>
    <w:rsid w:val="00265E76"/>
    <w:rsid w:val="002663E0"/>
    <w:rsid w:val="002668B7"/>
    <w:rsid w:val="002670FE"/>
    <w:rsid w:val="00267442"/>
    <w:rsid w:val="00267AAD"/>
    <w:rsid w:val="00267D4E"/>
    <w:rsid w:val="00270141"/>
    <w:rsid w:val="002721F5"/>
    <w:rsid w:val="0027229C"/>
    <w:rsid w:val="002736FE"/>
    <w:rsid w:val="00273BC4"/>
    <w:rsid w:val="00273F7C"/>
    <w:rsid w:val="00274049"/>
    <w:rsid w:val="002745E0"/>
    <w:rsid w:val="00274A81"/>
    <w:rsid w:val="00274BFC"/>
    <w:rsid w:val="00274CCA"/>
    <w:rsid w:val="002753CE"/>
    <w:rsid w:val="002753E3"/>
    <w:rsid w:val="0027564F"/>
    <w:rsid w:val="00275790"/>
    <w:rsid w:val="00275A29"/>
    <w:rsid w:val="00275AE2"/>
    <w:rsid w:val="00275B92"/>
    <w:rsid w:val="00275BC2"/>
    <w:rsid w:val="00275C0B"/>
    <w:rsid w:val="00275C0C"/>
    <w:rsid w:val="00275DE5"/>
    <w:rsid w:val="00276EF3"/>
    <w:rsid w:val="00276FCA"/>
    <w:rsid w:val="00277DB4"/>
    <w:rsid w:val="00277DC9"/>
    <w:rsid w:val="0028007E"/>
    <w:rsid w:val="0028018F"/>
    <w:rsid w:val="002803B2"/>
    <w:rsid w:val="002807B3"/>
    <w:rsid w:val="00280949"/>
    <w:rsid w:val="00280F46"/>
    <w:rsid w:val="0028133F"/>
    <w:rsid w:val="002816E2"/>
    <w:rsid w:val="00281985"/>
    <w:rsid w:val="002820C6"/>
    <w:rsid w:val="0028260F"/>
    <w:rsid w:val="002827E4"/>
    <w:rsid w:val="00282D4B"/>
    <w:rsid w:val="00283037"/>
    <w:rsid w:val="00283075"/>
    <w:rsid w:val="0028320A"/>
    <w:rsid w:val="002834DF"/>
    <w:rsid w:val="0028368E"/>
    <w:rsid w:val="002836DE"/>
    <w:rsid w:val="00283A60"/>
    <w:rsid w:val="00284C16"/>
    <w:rsid w:val="00285153"/>
    <w:rsid w:val="002853A6"/>
    <w:rsid w:val="00285590"/>
    <w:rsid w:val="00285701"/>
    <w:rsid w:val="002857CE"/>
    <w:rsid w:val="00285AD4"/>
    <w:rsid w:val="002862BE"/>
    <w:rsid w:val="0028680C"/>
    <w:rsid w:val="0028688E"/>
    <w:rsid w:val="002868C8"/>
    <w:rsid w:val="002868CA"/>
    <w:rsid w:val="00286937"/>
    <w:rsid w:val="0028757B"/>
    <w:rsid w:val="00287CAE"/>
    <w:rsid w:val="00287DB3"/>
    <w:rsid w:val="0029003D"/>
    <w:rsid w:val="002908C5"/>
    <w:rsid w:val="00290A6D"/>
    <w:rsid w:val="00290D35"/>
    <w:rsid w:val="002910AB"/>
    <w:rsid w:val="002918F8"/>
    <w:rsid w:val="00291DDB"/>
    <w:rsid w:val="00291DF6"/>
    <w:rsid w:val="00292113"/>
    <w:rsid w:val="00292213"/>
    <w:rsid w:val="00292457"/>
    <w:rsid w:val="00293500"/>
    <w:rsid w:val="00293938"/>
    <w:rsid w:val="002939E0"/>
    <w:rsid w:val="0029403B"/>
    <w:rsid w:val="00294040"/>
    <w:rsid w:val="0029423A"/>
    <w:rsid w:val="00294385"/>
    <w:rsid w:val="00294486"/>
    <w:rsid w:val="00294665"/>
    <w:rsid w:val="0029479C"/>
    <w:rsid w:val="00294802"/>
    <w:rsid w:val="00294A0B"/>
    <w:rsid w:val="00294BA0"/>
    <w:rsid w:val="002953EE"/>
    <w:rsid w:val="00295C8C"/>
    <w:rsid w:val="00295DB4"/>
    <w:rsid w:val="00296164"/>
    <w:rsid w:val="002964E8"/>
    <w:rsid w:val="00296782"/>
    <w:rsid w:val="00296B5C"/>
    <w:rsid w:val="00297904"/>
    <w:rsid w:val="00297FAA"/>
    <w:rsid w:val="002A081D"/>
    <w:rsid w:val="002A0D34"/>
    <w:rsid w:val="002A0F20"/>
    <w:rsid w:val="002A1061"/>
    <w:rsid w:val="002A1509"/>
    <w:rsid w:val="002A15B2"/>
    <w:rsid w:val="002A1CA2"/>
    <w:rsid w:val="002A1CB6"/>
    <w:rsid w:val="002A20E7"/>
    <w:rsid w:val="002A2341"/>
    <w:rsid w:val="002A29F0"/>
    <w:rsid w:val="002A2DB6"/>
    <w:rsid w:val="002A3108"/>
    <w:rsid w:val="002A33B7"/>
    <w:rsid w:val="002A37F0"/>
    <w:rsid w:val="002A3D21"/>
    <w:rsid w:val="002A4204"/>
    <w:rsid w:val="002A43C2"/>
    <w:rsid w:val="002A47E7"/>
    <w:rsid w:val="002A4A4C"/>
    <w:rsid w:val="002A4CE5"/>
    <w:rsid w:val="002A546B"/>
    <w:rsid w:val="002A54CA"/>
    <w:rsid w:val="002A55D5"/>
    <w:rsid w:val="002A55E8"/>
    <w:rsid w:val="002A5766"/>
    <w:rsid w:val="002A59EE"/>
    <w:rsid w:val="002A5CEB"/>
    <w:rsid w:val="002A6421"/>
    <w:rsid w:val="002A6B05"/>
    <w:rsid w:val="002A7421"/>
    <w:rsid w:val="002A7442"/>
    <w:rsid w:val="002A7BB5"/>
    <w:rsid w:val="002A7DDF"/>
    <w:rsid w:val="002A7F6B"/>
    <w:rsid w:val="002B0043"/>
    <w:rsid w:val="002B0531"/>
    <w:rsid w:val="002B0711"/>
    <w:rsid w:val="002B073F"/>
    <w:rsid w:val="002B0909"/>
    <w:rsid w:val="002B091B"/>
    <w:rsid w:val="002B153A"/>
    <w:rsid w:val="002B24E8"/>
    <w:rsid w:val="002B26FC"/>
    <w:rsid w:val="002B2816"/>
    <w:rsid w:val="002B335A"/>
    <w:rsid w:val="002B36AB"/>
    <w:rsid w:val="002B36FD"/>
    <w:rsid w:val="002B3B66"/>
    <w:rsid w:val="002B3C64"/>
    <w:rsid w:val="002B3D54"/>
    <w:rsid w:val="002B3E78"/>
    <w:rsid w:val="002B46B3"/>
    <w:rsid w:val="002B470E"/>
    <w:rsid w:val="002B47E1"/>
    <w:rsid w:val="002B4837"/>
    <w:rsid w:val="002B4958"/>
    <w:rsid w:val="002B4C07"/>
    <w:rsid w:val="002B4C45"/>
    <w:rsid w:val="002B50DB"/>
    <w:rsid w:val="002B511D"/>
    <w:rsid w:val="002B536B"/>
    <w:rsid w:val="002B5776"/>
    <w:rsid w:val="002B59F0"/>
    <w:rsid w:val="002B5A0A"/>
    <w:rsid w:val="002B65D7"/>
    <w:rsid w:val="002B670B"/>
    <w:rsid w:val="002B6C41"/>
    <w:rsid w:val="002B6DCC"/>
    <w:rsid w:val="002B712F"/>
    <w:rsid w:val="002B7D9D"/>
    <w:rsid w:val="002B7EB5"/>
    <w:rsid w:val="002B7F38"/>
    <w:rsid w:val="002C0422"/>
    <w:rsid w:val="002C04ED"/>
    <w:rsid w:val="002C0863"/>
    <w:rsid w:val="002C0C4C"/>
    <w:rsid w:val="002C157C"/>
    <w:rsid w:val="002C1865"/>
    <w:rsid w:val="002C1ED3"/>
    <w:rsid w:val="002C1EEF"/>
    <w:rsid w:val="002C1F11"/>
    <w:rsid w:val="002C2228"/>
    <w:rsid w:val="002C2317"/>
    <w:rsid w:val="002C2467"/>
    <w:rsid w:val="002C253D"/>
    <w:rsid w:val="002C28BC"/>
    <w:rsid w:val="002C28DB"/>
    <w:rsid w:val="002C2A1F"/>
    <w:rsid w:val="002C2E0A"/>
    <w:rsid w:val="002C3045"/>
    <w:rsid w:val="002C31D8"/>
    <w:rsid w:val="002C328A"/>
    <w:rsid w:val="002C38D6"/>
    <w:rsid w:val="002C3F67"/>
    <w:rsid w:val="002C447D"/>
    <w:rsid w:val="002C44D2"/>
    <w:rsid w:val="002C4A7C"/>
    <w:rsid w:val="002C4ACE"/>
    <w:rsid w:val="002C4F47"/>
    <w:rsid w:val="002C509A"/>
    <w:rsid w:val="002C5474"/>
    <w:rsid w:val="002C5486"/>
    <w:rsid w:val="002C54DF"/>
    <w:rsid w:val="002C5949"/>
    <w:rsid w:val="002C62B4"/>
    <w:rsid w:val="002C6498"/>
    <w:rsid w:val="002C6740"/>
    <w:rsid w:val="002C6C45"/>
    <w:rsid w:val="002C6EF9"/>
    <w:rsid w:val="002C74F7"/>
    <w:rsid w:val="002C76D0"/>
    <w:rsid w:val="002C799C"/>
    <w:rsid w:val="002C7BB9"/>
    <w:rsid w:val="002D0372"/>
    <w:rsid w:val="002D0413"/>
    <w:rsid w:val="002D1085"/>
    <w:rsid w:val="002D11C9"/>
    <w:rsid w:val="002D1D6E"/>
    <w:rsid w:val="002D1F9E"/>
    <w:rsid w:val="002D2725"/>
    <w:rsid w:val="002D27F3"/>
    <w:rsid w:val="002D2923"/>
    <w:rsid w:val="002D2A53"/>
    <w:rsid w:val="002D2D74"/>
    <w:rsid w:val="002D3452"/>
    <w:rsid w:val="002D405A"/>
    <w:rsid w:val="002D4161"/>
    <w:rsid w:val="002D42D1"/>
    <w:rsid w:val="002D463A"/>
    <w:rsid w:val="002D49DE"/>
    <w:rsid w:val="002D49E8"/>
    <w:rsid w:val="002D49EC"/>
    <w:rsid w:val="002D4B21"/>
    <w:rsid w:val="002D4FD5"/>
    <w:rsid w:val="002D516D"/>
    <w:rsid w:val="002D51F8"/>
    <w:rsid w:val="002D52BA"/>
    <w:rsid w:val="002D5438"/>
    <w:rsid w:val="002D54A0"/>
    <w:rsid w:val="002D56D8"/>
    <w:rsid w:val="002D6535"/>
    <w:rsid w:val="002D685E"/>
    <w:rsid w:val="002D6A9F"/>
    <w:rsid w:val="002D6C92"/>
    <w:rsid w:val="002D7387"/>
    <w:rsid w:val="002D76D9"/>
    <w:rsid w:val="002D771E"/>
    <w:rsid w:val="002D77A6"/>
    <w:rsid w:val="002E0193"/>
    <w:rsid w:val="002E080F"/>
    <w:rsid w:val="002E0A30"/>
    <w:rsid w:val="002E0BDF"/>
    <w:rsid w:val="002E0ED9"/>
    <w:rsid w:val="002E1659"/>
    <w:rsid w:val="002E1CAA"/>
    <w:rsid w:val="002E1F89"/>
    <w:rsid w:val="002E200A"/>
    <w:rsid w:val="002E218C"/>
    <w:rsid w:val="002E245A"/>
    <w:rsid w:val="002E2572"/>
    <w:rsid w:val="002E258D"/>
    <w:rsid w:val="002E29AD"/>
    <w:rsid w:val="002E391A"/>
    <w:rsid w:val="002E3C1A"/>
    <w:rsid w:val="002E42F2"/>
    <w:rsid w:val="002E43F1"/>
    <w:rsid w:val="002E443C"/>
    <w:rsid w:val="002E44E5"/>
    <w:rsid w:val="002E4517"/>
    <w:rsid w:val="002E4676"/>
    <w:rsid w:val="002E4C4F"/>
    <w:rsid w:val="002E500F"/>
    <w:rsid w:val="002E5A2B"/>
    <w:rsid w:val="002E5B97"/>
    <w:rsid w:val="002E60C6"/>
    <w:rsid w:val="002E6241"/>
    <w:rsid w:val="002E6880"/>
    <w:rsid w:val="002E69DC"/>
    <w:rsid w:val="002E742B"/>
    <w:rsid w:val="002E7641"/>
    <w:rsid w:val="002E7C2D"/>
    <w:rsid w:val="002E7E46"/>
    <w:rsid w:val="002E7EBE"/>
    <w:rsid w:val="002F009D"/>
    <w:rsid w:val="002F0539"/>
    <w:rsid w:val="002F063B"/>
    <w:rsid w:val="002F12B6"/>
    <w:rsid w:val="002F134F"/>
    <w:rsid w:val="002F1377"/>
    <w:rsid w:val="002F15AB"/>
    <w:rsid w:val="002F1848"/>
    <w:rsid w:val="002F1B1B"/>
    <w:rsid w:val="002F2598"/>
    <w:rsid w:val="002F2747"/>
    <w:rsid w:val="002F2832"/>
    <w:rsid w:val="002F28E0"/>
    <w:rsid w:val="002F2CD4"/>
    <w:rsid w:val="002F2E41"/>
    <w:rsid w:val="002F2FCC"/>
    <w:rsid w:val="002F311B"/>
    <w:rsid w:val="002F35D4"/>
    <w:rsid w:val="002F3CE5"/>
    <w:rsid w:val="002F3E69"/>
    <w:rsid w:val="002F43F9"/>
    <w:rsid w:val="002F44D6"/>
    <w:rsid w:val="002F4613"/>
    <w:rsid w:val="002F46AD"/>
    <w:rsid w:val="002F4864"/>
    <w:rsid w:val="002F5805"/>
    <w:rsid w:val="002F5DBA"/>
    <w:rsid w:val="002F5E33"/>
    <w:rsid w:val="002F6412"/>
    <w:rsid w:val="002F690F"/>
    <w:rsid w:val="002F6D65"/>
    <w:rsid w:val="002F6FC1"/>
    <w:rsid w:val="002F7046"/>
    <w:rsid w:val="002F70E7"/>
    <w:rsid w:val="002F7656"/>
    <w:rsid w:val="002F7EBA"/>
    <w:rsid w:val="003000DA"/>
    <w:rsid w:val="0030065D"/>
    <w:rsid w:val="00300D80"/>
    <w:rsid w:val="00301BCE"/>
    <w:rsid w:val="00301F4C"/>
    <w:rsid w:val="0030204F"/>
    <w:rsid w:val="003021BA"/>
    <w:rsid w:val="0030243F"/>
    <w:rsid w:val="00302681"/>
    <w:rsid w:val="003026E7"/>
    <w:rsid w:val="003029F3"/>
    <w:rsid w:val="00302A2C"/>
    <w:rsid w:val="00302C5A"/>
    <w:rsid w:val="00302CAC"/>
    <w:rsid w:val="00302CE6"/>
    <w:rsid w:val="00302CF2"/>
    <w:rsid w:val="003038A9"/>
    <w:rsid w:val="00303BE3"/>
    <w:rsid w:val="00303D4B"/>
    <w:rsid w:val="00304005"/>
    <w:rsid w:val="00304B4D"/>
    <w:rsid w:val="00304BFD"/>
    <w:rsid w:val="00304DC6"/>
    <w:rsid w:val="00305177"/>
    <w:rsid w:val="00305747"/>
    <w:rsid w:val="00305DAE"/>
    <w:rsid w:val="00305FAD"/>
    <w:rsid w:val="00305FEB"/>
    <w:rsid w:val="003060F6"/>
    <w:rsid w:val="0030628E"/>
    <w:rsid w:val="003065D4"/>
    <w:rsid w:val="0030693D"/>
    <w:rsid w:val="00306E10"/>
    <w:rsid w:val="0030740D"/>
    <w:rsid w:val="003077B5"/>
    <w:rsid w:val="0030796F"/>
    <w:rsid w:val="00307E00"/>
    <w:rsid w:val="0031042A"/>
    <w:rsid w:val="003108E5"/>
    <w:rsid w:val="003113BA"/>
    <w:rsid w:val="0031150C"/>
    <w:rsid w:val="00311D18"/>
    <w:rsid w:val="00311DD8"/>
    <w:rsid w:val="00311E35"/>
    <w:rsid w:val="0031256E"/>
    <w:rsid w:val="00313127"/>
    <w:rsid w:val="00313327"/>
    <w:rsid w:val="00313523"/>
    <w:rsid w:val="003137E5"/>
    <w:rsid w:val="00314133"/>
    <w:rsid w:val="00314473"/>
    <w:rsid w:val="003144B5"/>
    <w:rsid w:val="003144F0"/>
    <w:rsid w:val="003148A0"/>
    <w:rsid w:val="00314BF1"/>
    <w:rsid w:val="00314F32"/>
    <w:rsid w:val="00315230"/>
    <w:rsid w:val="00315597"/>
    <w:rsid w:val="003155BD"/>
    <w:rsid w:val="0031578A"/>
    <w:rsid w:val="00315791"/>
    <w:rsid w:val="003158A3"/>
    <w:rsid w:val="00315C86"/>
    <w:rsid w:val="00315F55"/>
    <w:rsid w:val="00315F91"/>
    <w:rsid w:val="00315FC4"/>
    <w:rsid w:val="003164C3"/>
    <w:rsid w:val="003167B3"/>
    <w:rsid w:val="003167B5"/>
    <w:rsid w:val="00316919"/>
    <w:rsid w:val="0031691A"/>
    <w:rsid w:val="00316F85"/>
    <w:rsid w:val="00317760"/>
    <w:rsid w:val="00317A2A"/>
    <w:rsid w:val="00317B10"/>
    <w:rsid w:val="00320343"/>
    <w:rsid w:val="0032051A"/>
    <w:rsid w:val="0032060E"/>
    <w:rsid w:val="00320CDD"/>
    <w:rsid w:val="003213B7"/>
    <w:rsid w:val="00321D54"/>
    <w:rsid w:val="003220E5"/>
    <w:rsid w:val="00322836"/>
    <w:rsid w:val="0032287B"/>
    <w:rsid w:val="00322BE8"/>
    <w:rsid w:val="00322BFC"/>
    <w:rsid w:val="00322C41"/>
    <w:rsid w:val="00323630"/>
    <w:rsid w:val="003239C9"/>
    <w:rsid w:val="00323B60"/>
    <w:rsid w:val="00323FD1"/>
    <w:rsid w:val="00324A42"/>
    <w:rsid w:val="00324E00"/>
    <w:rsid w:val="00325393"/>
    <w:rsid w:val="0032588C"/>
    <w:rsid w:val="003258C2"/>
    <w:rsid w:val="0032590E"/>
    <w:rsid w:val="00325D4E"/>
    <w:rsid w:val="00325E49"/>
    <w:rsid w:val="00325FA5"/>
    <w:rsid w:val="003263C4"/>
    <w:rsid w:val="00326566"/>
    <w:rsid w:val="00326A94"/>
    <w:rsid w:val="00326B41"/>
    <w:rsid w:val="00326C76"/>
    <w:rsid w:val="00327B23"/>
    <w:rsid w:val="00327D58"/>
    <w:rsid w:val="00327ED6"/>
    <w:rsid w:val="00327F11"/>
    <w:rsid w:val="003305DD"/>
    <w:rsid w:val="00330719"/>
    <w:rsid w:val="00330756"/>
    <w:rsid w:val="003309BA"/>
    <w:rsid w:val="00330C74"/>
    <w:rsid w:val="00330F3D"/>
    <w:rsid w:val="0033179F"/>
    <w:rsid w:val="003319FD"/>
    <w:rsid w:val="00331DD2"/>
    <w:rsid w:val="00331DD4"/>
    <w:rsid w:val="003325D2"/>
    <w:rsid w:val="0033270E"/>
    <w:rsid w:val="00332808"/>
    <w:rsid w:val="00332853"/>
    <w:rsid w:val="00332B53"/>
    <w:rsid w:val="00332E9D"/>
    <w:rsid w:val="0033310D"/>
    <w:rsid w:val="003331CB"/>
    <w:rsid w:val="00333419"/>
    <w:rsid w:val="003334A3"/>
    <w:rsid w:val="003337F2"/>
    <w:rsid w:val="00333EC8"/>
    <w:rsid w:val="00333F7B"/>
    <w:rsid w:val="00333F95"/>
    <w:rsid w:val="003342AA"/>
    <w:rsid w:val="00334561"/>
    <w:rsid w:val="00334E63"/>
    <w:rsid w:val="0033539A"/>
    <w:rsid w:val="00335853"/>
    <w:rsid w:val="00335BEC"/>
    <w:rsid w:val="00335D21"/>
    <w:rsid w:val="003360A2"/>
    <w:rsid w:val="003367D6"/>
    <w:rsid w:val="003372FA"/>
    <w:rsid w:val="0033771A"/>
    <w:rsid w:val="00337759"/>
    <w:rsid w:val="00340461"/>
    <w:rsid w:val="003407F2"/>
    <w:rsid w:val="00340D9C"/>
    <w:rsid w:val="003414D1"/>
    <w:rsid w:val="00341890"/>
    <w:rsid w:val="003418C3"/>
    <w:rsid w:val="003418DE"/>
    <w:rsid w:val="00341ABA"/>
    <w:rsid w:val="003435F5"/>
    <w:rsid w:val="00343676"/>
    <w:rsid w:val="00343741"/>
    <w:rsid w:val="0034438A"/>
    <w:rsid w:val="00344662"/>
    <w:rsid w:val="00344FA0"/>
    <w:rsid w:val="00344FC7"/>
    <w:rsid w:val="00345036"/>
    <w:rsid w:val="00346305"/>
    <w:rsid w:val="00346404"/>
    <w:rsid w:val="003469F7"/>
    <w:rsid w:val="00346AA5"/>
    <w:rsid w:val="00347129"/>
    <w:rsid w:val="00347470"/>
    <w:rsid w:val="00347608"/>
    <w:rsid w:val="00347619"/>
    <w:rsid w:val="0034774F"/>
    <w:rsid w:val="00347C07"/>
    <w:rsid w:val="00347D82"/>
    <w:rsid w:val="00350131"/>
    <w:rsid w:val="0035064E"/>
    <w:rsid w:val="0035093A"/>
    <w:rsid w:val="00350F75"/>
    <w:rsid w:val="00350FBA"/>
    <w:rsid w:val="00351085"/>
    <w:rsid w:val="0035121B"/>
    <w:rsid w:val="0035137D"/>
    <w:rsid w:val="003514EE"/>
    <w:rsid w:val="00351CC8"/>
    <w:rsid w:val="0035207E"/>
    <w:rsid w:val="0035218C"/>
    <w:rsid w:val="00352270"/>
    <w:rsid w:val="00352FE8"/>
    <w:rsid w:val="003533FC"/>
    <w:rsid w:val="00353D07"/>
    <w:rsid w:val="00354164"/>
    <w:rsid w:val="00354431"/>
    <w:rsid w:val="003548EF"/>
    <w:rsid w:val="003548FB"/>
    <w:rsid w:val="00355208"/>
    <w:rsid w:val="00355494"/>
    <w:rsid w:val="00355B89"/>
    <w:rsid w:val="00356258"/>
    <w:rsid w:val="00356DFE"/>
    <w:rsid w:val="00357055"/>
    <w:rsid w:val="0035761E"/>
    <w:rsid w:val="00357992"/>
    <w:rsid w:val="00357C86"/>
    <w:rsid w:val="0036040D"/>
    <w:rsid w:val="0036046C"/>
    <w:rsid w:val="00360CF9"/>
    <w:rsid w:val="003616FD"/>
    <w:rsid w:val="00361B28"/>
    <w:rsid w:val="003620B8"/>
    <w:rsid w:val="003624F8"/>
    <w:rsid w:val="00362B28"/>
    <w:rsid w:val="003637FA"/>
    <w:rsid w:val="003638AB"/>
    <w:rsid w:val="00363AC8"/>
    <w:rsid w:val="00364036"/>
    <w:rsid w:val="00364A29"/>
    <w:rsid w:val="00364AD5"/>
    <w:rsid w:val="003651AA"/>
    <w:rsid w:val="00365A0A"/>
    <w:rsid w:val="00365B72"/>
    <w:rsid w:val="00365E81"/>
    <w:rsid w:val="0036611F"/>
    <w:rsid w:val="00366265"/>
    <w:rsid w:val="00366A44"/>
    <w:rsid w:val="00366A53"/>
    <w:rsid w:val="00366AB7"/>
    <w:rsid w:val="00366DC0"/>
    <w:rsid w:val="00367BA4"/>
    <w:rsid w:val="00367C07"/>
    <w:rsid w:val="00367F49"/>
    <w:rsid w:val="0037069D"/>
    <w:rsid w:val="00370E6A"/>
    <w:rsid w:val="003710AA"/>
    <w:rsid w:val="003711C3"/>
    <w:rsid w:val="00371424"/>
    <w:rsid w:val="0037148B"/>
    <w:rsid w:val="0037154B"/>
    <w:rsid w:val="00371591"/>
    <w:rsid w:val="003717ED"/>
    <w:rsid w:val="00371942"/>
    <w:rsid w:val="00371CEA"/>
    <w:rsid w:val="00371FAF"/>
    <w:rsid w:val="003725B5"/>
    <w:rsid w:val="003728FD"/>
    <w:rsid w:val="00372BA4"/>
    <w:rsid w:val="00372DB5"/>
    <w:rsid w:val="00373043"/>
    <w:rsid w:val="00373831"/>
    <w:rsid w:val="00373A36"/>
    <w:rsid w:val="003740DE"/>
    <w:rsid w:val="0037411E"/>
    <w:rsid w:val="00374749"/>
    <w:rsid w:val="00374BA4"/>
    <w:rsid w:val="00375345"/>
    <w:rsid w:val="003755B8"/>
    <w:rsid w:val="00376085"/>
    <w:rsid w:val="003760B1"/>
    <w:rsid w:val="003761EA"/>
    <w:rsid w:val="00376547"/>
    <w:rsid w:val="00376586"/>
    <w:rsid w:val="0037674F"/>
    <w:rsid w:val="003767DE"/>
    <w:rsid w:val="003768C1"/>
    <w:rsid w:val="00376EDF"/>
    <w:rsid w:val="003773A0"/>
    <w:rsid w:val="0037748E"/>
    <w:rsid w:val="00377742"/>
    <w:rsid w:val="00377CAD"/>
    <w:rsid w:val="00377D47"/>
    <w:rsid w:val="00377E62"/>
    <w:rsid w:val="003803CC"/>
    <w:rsid w:val="003808E3"/>
    <w:rsid w:val="0038094A"/>
    <w:rsid w:val="00380D4D"/>
    <w:rsid w:val="00380D7F"/>
    <w:rsid w:val="00381311"/>
    <w:rsid w:val="00381339"/>
    <w:rsid w:val="00381927"/>
    <w:rsid w:val="00381F18"/>
    <w:rsid w:val="00381F60"/>
    <w:rsid w:val="0038208C"/>
    <w:rsid w:val="00382410"/>
    <w:rsid w:val="003827C0"/>
    <w:rsid w:val="0038290E"/>
    <w:rsid w:val="003829C0"/>
    <w:rsid w:val="00382DCA"/>
    <w:rsid w:val="00382E86"/>
    <w:rsid w:val="00383159"/>
    <w:rsid w:val="00383A7B"/>
    <w:rsid w:val="00383E4E"/>
    <w:rsid w:val="00384193"/>
    <w:rsid w:val="00384342"/>
    <w:rsid w:val="00384500"/>
    <w:rsid w:val="00384819"/>
    <w:rsid w:val="0038498B"/>
    <w:rsid w:val="00384D15"/>
    <w:rsid w:val="00384F49"/>
    <w:rsid w:val="00384F8B"/>
    <w:rsid w:val="003855D8"/>
    <w:rsid w:val="0038576E"/>
    <w:rsid w:val="00385B31"/>
    <w:rsid w:val="00385D29"/>
    <w:rsid w:val="00385E64"/>
    <w:rsid w:val="003860FB"/>
    <w:rsid w:val="00386309"/>
    <w:rsid w:val="00386541"/>
    <w:rsid w:val="003865C1"/>
    <w:rsid w:val="0038683A"/>
    <w:rsid w:val="0038689D"/>
    <w:rsid w:val="00386BE0"/>
    <w:rsid w:val="00386E94"/>
    <w:rsid w:val="00386EA1"/>
    <w:rsid w:val="00386EE2"/>
    <w:rsid w:val="003873F1"/>
    <w:rsid w:val="003876FB"/>
    <w:rsid w:val="00387E99"/>
    <w:rsid w:val="00387F49"/>
    <w:rsid w:val="00387FF1"/>
    <w:rsid w:val="00390044"/>
    <w:rsid w:val="003901DA"/>
    <w:rsid w:val="003904B2"/>
    <w:rsid w:val="003909ED"/>
    <w:rsid w:val="00390E76"/>
    <w:rsid w:val="00391505"/>
    <w:rsid w:val="0039155E"/>
    <w:rsid w:val="00391562"/>
    <w:rsid w:val="00391647"/>
    <w:rsid w:val="00391723"/>
    <w:rsid w:val="00391936"/>
    <w:rsid w:val="00391E87"/>
    <w:rsid w:val="00392398"/>
    <w:rsid w:val="0039249F"/>
    <w:rsid w:val="00392685"/>
    <w:rsid w:val="00392F43"/>
    <w:rsid w:val="00392FF9"/>
    <w:rsid w:val="003931F1"/>
    <w:rsid w:val="00393534"/>
    <w:rsid w:val="0039365C"/>
    <w:rsid w:val="00393676"/>
    <w:rsid w:val="00393A3A"/>
    <w:rsid w:val="00393A96"/>
    <w:rsid w:val="00393C53"/>
    <w:rsid w:val="00393C80"/>
    <w:rsid w:val="00393EFF"/>
    <w:rsid w:val="00393F0D"/>
    <w:rsid w:val="00394071"/>
    <w:rsid w:val="00394D40"/>
    <w:rsid w:val="00394D48"/>
    <w:rsid w:val="00394EBA"/>
    <w:rsid w:val="00395954"/>
    <w:rsid w:val="00395F87"/>
    <w:rsid w:val="00396020"/>
    <w:rsid w:val="00396377"/>
    <w:rsid w:val="00396B70"/>
    <w:rsid w:val="00396E99"/>
    <w:rsid w:val="0039722B"/>
    <w:rsid w:val="00397465"/>
    <w:rsid w:val="003A0B65"/>
    <w:rsid w:val="003A0ECF"/>
    <w:rsid w:val="003A0EE6"/>
    <w:rsid w:val="003A10C9"/>
    <w:rsid w:val="003A1427"/>
    <w:rsid w:val="003A1B81"/>
    <w:rsid w:val="003A1FA9"/>
    <w:rsid w:val="003A208E"/>
    <w:rsid w:val="003A2120"/>
    <w:rsid w:val="003A26BC"/>
    <w:rsid w:val="003A26D6"/>
    <w:rsid w:val="003A2B17"/>
    <w:rsid w:val="003A34C5"/>
    <w:rsid w:val="003A36BF"/>
    <w:rsid w:val="003A42A9"/>
    <w:rsid w:val="003A478D"/>
    <w:rsid w:val="003A4FFC"/>
    <w:rsid w:val="003A57A6"/>
    <w:rsid w:val="003A57FD"/>
    <w:rsid w:val="003A5956"/>
    <w:rsid w:val="003A5A40"/>
    <w:rsid w:val="003A5C8F"/>
    <w:rsid w:val="003A5D56"/>
    <w:rsid w:val="003A5D76"/>
    <w:rsid w:val="003A5DD9"/>
    <w:rsid w:val="003A646B"/>
    <w:rsid w:val="003A6534"/>
    <w:rsid w:val="003A655C"/>
    <w:rsid w:val="003A6BCD"/>
    <w:rsid w:val="003A6D64"/>
    <w:rsid w:val="003A6D96"/>
    <w:rsid w:val="003A6E36"/>
    <w:rsid w:val="003A700F"/>
    <w:rsid w:val="003A7209"/>
    <w:rsid w:val="003A765E"/>
    <w:rsid w:val="003A76AC"/>
    <w:rsid w:val="003A7AF4"/>
    <w:rsid w:val="003A7E9B"/>
    <w:rsid w:val="003B0007"/>
    <w:rsid w:val="003B0D19"/>
    <w:rsid w:val="003B1A63"/>
    <w:rsid w:val="003B1BB9"/>
    <w:rsid w:val="003B1F43"/>
    <w:rsid w:val="003B2109"/>
    <w:rsid w:val="003B2753"/>
    <w:rsid w:val="003B2A9D"/>
    <w:rsid w:val="003B2E3C"/>
    <w:rsid w:val="003B2F09"/>
    <w:rsid w:val="003B31E8"/>
    <w:rsid w:val="003B3585"/>
    <w:rsid w:val="003B3596"/>
    <w:rsid w:val="003B391E"/>
    <w:rsid w:val="003B3D49"/>
    <w:rsid w:val="003B4002"/>
    <w:rsid w:val="003B444D"/>
    <w:rsid w:val="003B481F"/>
    <w:rsid w:val="003B4D01"/>
    <w:rsid w:val="003B4D4B"/>
    <w:rsid w:val="003B4E19"/>
    <w:rsid w:val="003B58DC"/>
    <w:rsid w:val="003B5EB2"/>
    <w:rsid w:val="003B6074"/>
    <w:rsid w:val="003B6277"/>
    <w:rsid w:val="003B664B"/>
    <w:rsid w:val="003B6E6E"/>
    <w:rsid w:val="003B76AE"/>
    <w:rsid w:val="003B76E1"/>
    <w:rsid w:val="003B77F0"/>
    <w:rsid w:val="003B7FC5"/>
    <w:rsid w:val="003C01B9"/>
    <w:rsid w:val="003C06F8"/>
    <w:rsid w:val="003C09C6"/>
    <w:rsid w:val="003C0CB7"/>
    <w:rsid w:val="003C0E08"/>
    <w:rsid w:val="003C0E22"/>
    <w:rsid w:val="003C126A"/>
    <w:rsid w:val="003C1289"/>
    <w:rsid w:val="003C14B3"/>
    <w:rsid w:val="003C1B3A"/>
    <w:rsid w:val="003C1BF2"/>
    <w:rsid w:val="003C206E"/>
    <w:rsid w:val="003C25E2"/>
    <w:rsid w:val="003C2906"/>
    <w:rsid w:val="003C31FE"/>
    <w:rsid w:val="003C3AFF"/>
    <w:rsid w:val="003C4590"/>
    <w:rsid w:val="003C5330"/>
    <w:rsid w:val="003C5352"/>
    <w:rsid w:val="003C55FC"/>
    <w:rsid w:val="003C56AD"/>
    <w:rsid w:val="003C5771"/>
    <w:rsid w:val="003C5797"/>
    <w:rsid w:val="003C5979"/>
    <w:rsid w:val="003C5D1F"/>
    <w:rsid w:val="003C5F00"/>
    <w:rsid w:val="003C60F1"/>
    <w:rsid w:val="003C6172"/>
    <w:rsid w:val="003C6222"/>
    <w:rsid w:val="003C691E"/>
    <w:rsid w:val="003C6B8A"/>
    <w:rsid w:val="003C6C17"/>
    <w:rsid w:val="003C6EB7"/>
    <w:rsid w:val="003C6FFE"/>
    <w:rsid w:val="003C711D"/>
    <w:rsid w:val="003C7285"/>
    <w:rsid w:val="003C7C7D"/>
    <w:rsid w:val="003D092A"/>
    <w:rsid w:val="003D09EA"/>
    <w:rsid w:val="003D1002"/>
    <w:rsid w:val="003D11DB"/>
    <w:rsid w:val="003D180A"/>
    <w:rsid w:val="003D224A"/>
    <w:rsid w:val="003D27BA"/>
    <w:rsid w:val="003D2A46"/>
    <w:rsid w:val="003D2B1E"/>
    <w:rsid w:val="003D2CA5"/>
    <w:rsid w:val="003D2DD7"/>
    <w:rsid w:val="003D314F"/>
    <w:rsid w:val="003D31D1"/>
    <w:rsid w:val="003D36F5"/>
    <w:rsid w:val="003D3F0D"/>
    <w:rsid w:val="003D4326"/>
    <w:rsid w:val="003D46E2"/>
    <w:rsid w:val="003D478A"/>
    <w:rsid w:val="003D4BC0"/>
    <w:rsid w:val="003D5012"/>
    <w:rsid w:val="003D576B"/>
    <w:rsid w:val="003D6836"/>
    <w:rsid w:val="003D68C5"/>
    <w:rsid w:val="003D6BBC"/>
    <w:rsid w:val="003D6DF4"/>
    <w:rsid w:val="003D6E90"/>
    <w:rsid w:val="003D7581"/>
    <w:rsid w:val="003D7651"/>
    <w:rsid w:val="003D7692"/>
    <w:rsid w:val="003D777C"/>
    <w:rsid w:val="003D7C13"/>
    <w:rsid w:val="003D7D08"/>
    <w:rsid w:val="003D7D56"/>
    <w:rsid w:val="003E02C8"/>
    <w:rsid w:val="003E0B62"/>
    <w:rsid w:val="003E102C"/>
    <w:rsid w:val="003E20D3"/>
    <w:rsid w:val="003E2117"/>
    <w:rsid w:val="003E2209"/>
    <w:rsid w:val="003E2CAB"/>
    <w:rsid w:val="003E2D8A"/>
    <w:rsid w:val="003E335E"/>
    <w:rsid w:val="003E344A"/>
    <w:rsid w:val="003E354D"/>
    <w:rsid w:val="003E379F"/>
    <w:rsid w:val="003E38ED"/>
    <w:rsid w:val="003E4067"/>
    <w:rsid w:val="003E40A9"/>
    <w:rsid w:val="003E46EC"/>
    <w:rsid w:val="003E4789"/>
    <w:rsid w:val="003E47D2"/>
    <w:rsid w:val="003E49AA"/>
    <w:rsid w:val="003E5210"/>
    <w:rsid w:val="003E56CB"/>
    <w:rsid w:val="003E59F7"/>
    <w:rsid w:val="003E5BEE"/>
    <w:rsid w:val="003E6212"/>
    <w:rsid w:val="003E63B3"/>
    <w:rsid w:val="003E6434"/>
    <w:rsid w:val="003E66B5"/>
    <w:rsid w:val="003E672B"/>
    <w:rsid w:val="003E6DED"/>
    <w:rsid w:val="003E715F"/>
    <w:rsid w:val="003F00AD"/>
    <w:rsid w:val="003F0341"/>
    <w:rsid w:val="003F0845"/>
    <w:rsid w:val="003F0BA9"/>
    <w:rsid w:val="003F0F10"/>
    <w:rsid w:val="003F11AA"/>
    <w:rsid w:val="003F125D"/>
    <w:rsid w:val="003F1292"/>
    <w:rsid w:val="003F174D"/>
    <w:rsid w:val="003F1F2C"/>
    <w:rsid w:val="003F216A"/>
    <w:rsid w:val="003F27CE"/>
    <w:rsid w:val="003F2E58"/>
    <w:rsid w:val="003F31EA"/>
    <w:rsid w:val="003F32E5"/>
    <w:rsid w:val="003F34EA"/>
    <w:rsid w:val="003F391B"/>
    <w:rsid w:val="003F3962"/>
    <w:rsid w:val="003F39F1"/>
    <w:rsid w:val="003F3D3A"/>
    <w:rsid w:val="003F450D"/>
    <w:rsid w:val="003F45A6"/>
    <w:rsid w:val="003F487B"/>
    <w:rsid w:val="003F517D"/>
    <w:rsid w:val="003F55B1"/>
    <w:rsid w:val="003F5C89"/>
    <w:rsid w:val="003F5FDC"/>
    <w:rsid w:val="003F722C"/>
    <w:rsid w:val="003F7473"/>
    <w:rsid w:val="003F759E"/>
    <w:rsid w:val="003F78BC"/>
    <w:rsid w:val="00400170"/>
    <w:rsid w:val="0040026B"/>
    <w:rsid w:val="0040027A"/>
    <w:rsid w:val="004007E7"/>
    <w:rsid w:val="00400C44"/>
    <w:rsid w:val="00401D29"/>
    <w:rsid w:val="0040241C"/>
    <w:rsid w:val="0040259B"/>
    <w:rsid w:val="004029ED"/>
    <w:rsid w:val="00402D46"/>
    <w:rsid w:val="00402EF9"/>
    <w:rsid w:val="00403CE4"/>
    <w:rsid w:val="004048B3"/>
    <w:rsid w:val="00404CE8"/>
    <w:rsid w:val="00404D30"/>
    <w:rsid w:val="00404DC5"/>
    <w:rsid w:val="00404F22"/>
    <w:rsid w:val="0040509B"/>
    <w:rsid w:val="0040590B"/>
    <w:rsid w:val="00405AE9"/>
    <w:rsid w:val="00405D16"/>
    <w:rsid w:val="00406A15"/>
    <w:rsid w:val="00406E1D"/>
    <w:rsid w:val="00407476"/>
    <w:rsid w:val="00407D1F"/>
    <w:rsid w:val="004103A4"/>
    <w:rsid w:val="00410A29"/>
    <w:rsid w:val="00410AA1"/>
    <w:rsid w:val="00410D70"/>
    <w:rsid w:val="004118E9"/>
    <w:rsid w:val="00411B08"/>
    <w:rsid w:val="00411D5B"/>
    <w:rsid w:val="004122D5"/>
    <w:rsid w:val="00412391"/>
    <w:rsid w:val="00412521"/>
    <w:rsid w:val="00413CA7"/>
    <w:rsid w:val="004142E7"/>
    <w:rsid w:val="004146ED"/>
    <w:rsid w:val="0041495B"/>
    <w:rsid w:val="00415442"/>
    <w:rsid w:val="00415556"/>
    <w:rsid w:val="004155CC"/>
    <w:rsid w:val="0041564C"/>
    <w:rsid w:val="004159AF"/>
    <w:rsid w:val="00415B34"/>
    <w:rsid w:val="00415EAD"/>
    <w:rsid w:val="00416234"/>
    <w:rsid w:val="00416541"/>
    <w:rsid w:val="00416945"/>
    <w:rsid w:val="00416D00"/>
    <w:rsid w:val="00417515"/>
    <w:rsid w:val="00417BBB"/>
    <w:rsid w:val="00417DC3"/>
    <w:rsid w:val="00417F67"/>
    <w:rsid w:val="00420020"/>
    <w:rsid w:val="00420C05"/>
    <w:rsid w:val="00421258"/>
    <w:rsid w:val="004218B1"/>
    <w:rsid w:val="00422099"/>
    <w:rsid w:val="004223E9"/>
    <w:rsid w:val="00422631"/>
    <w:rsid w:val="00422964"/>
    <w:rsid w:val="004231B4"/>
    <w:rsid w:val="00423A08"/>
    <w:rsid w:val="00423BE5"/>
    <w:rsid w:val="004241B2"/>
    <w:rsid w:val="00424B32"/>
    <w:rsid w:val="0042575F"/>
    <w:rsid w:val="00425EF3"/>
    <w:rsid w:val="00425F96"/>
    <w:rsid w:val="0042621D"/>
    <w:rsid w:val="00426289"/>
    <w:rsid w:val="00426C12"/>
    <w:rsid w:val="00426FBC"/>
    <w:rsid w:val="00427784"/>
    <w:rsid w:val="004277CE"/>
    <w:rsid w:val="004306C3"/>
    <w:rsid w:val="00430931"/>
    <w:rsid w:val="00430AB6"/>
    <w:rsid w:val="00430EFB"/>
    <w:rsid w:val="00430F78"/>
    <w:rsid w:val="00431053"/>
    <w:rsid w:val="0043170C"/>
    <w:rsid w:val="00431F2D"/>
    <w:rsid w:val="00432021"/>
    <w:rsid w:val="00432145"/>
    <w:rsid w:val="00432573"/>
    <w:rsid w:val="0043281F"/>
    <w:rsid w:val="00432D5A"/>
    <w:rsid w:val="004332BD"/>
    <w:rsid w:val="0043374B"/>
    <w:rsid w:val="004338B6"/>
    <w:rsid w:val="004339E3"/>
    <w:rsid w:val="004339FB"/>
    <w:rsid w:val="00433E8E"/>
    <w:rsid w:val="0043410A"/>
    <w:rsid w:val="00434189"/>
    <w:rsid w:val="004344E8"/>
    <w:rsid w:val="004345D9"/>
    <w:rsid w:val="004348A3"/>
    <w:rsid w:val="00434C81"/>
    <w:rsid w:val="00434EB5"/>
    <w:rsid w:val="00434F27"/>
    <w:rsid w:val="00435201"/>
    <w:rsid w:val="0043564A"/>
    <w:rsid w:val="004357D4"/>
    <w:rsid w:val="00435F90"/>
    <w:rsid w:val="00435FAF"/>
    <w:rsid w:val="0043610B"/>
    <w:rsid w:val="00436238"/>
    <w:rsid w:val="00436484"/>
    <w:rsid w:val="0043666F"/>
    <w:rsid w:val="00436B9D"/>
    <w:rsid w:val="00436C12"/>
    <w:rsid w:val="0043708F"/>
    <w:rsid w:val="00437781"/>
    <w:rsid w:val="00437CE7"/>
    <w:rsid w:val="004400DA"/>
    <w:rsid w:val="00440265"/>
    <w:rsid w:val="004405AB"/>
    <w:rsid w:val="0044082D"/>
    <w:rsid w:val="00440A68"/>
    <w:rsid w:val="00440E0F"/>
    <w:rsid w:val="00441CDA"/>
    <w:rsid w:val="00442100"/>
    <w:rsid w:val="00442265"/>
    <w:rsid w:val="004422F2"/>
    <w:rsid w:val="00442C5B"/>
    <w:rsid w:val="0044354D"/>
    <w:rsid w:val="004437B8"/>
    <w:rsid w:val="0044472D"/>
    <w:rsid w:val="00444DC2"/>
    <w:rsid w:val="004458C1"/>
    <w:rsid w:val="00445A59"/>
    <w:rsid w:val="00445C39"/>
    <w:rsid w:val="00445FE1"/>
    <w:rsid w:val="00446504"/>
    <w:rsid w:val="00446A61"/>
    <w:rsid w:val="00446DB1"/>
    <w:rsid w:val="00446F07"/>
    <w:rsid w:val="00447033"/>
    <w:rsid w:val="00447110"/>
    <w:rsid w:val="00447492"/>
    <w:rsid w:val="00447529"/>
    <w:rsid w:val="00447915"/>
    <w:rsid w:val="00447C9A"/>
    <w:rsid w:val="00447DB9"/>
    <w:rsid w:val="004500C1"/>
    <w:rsid w:val="004501B5"/>
    <w:rsid w:val="0045036D"/>
    <w:rsid w:val="00450400"/>
    <w:rsid w:val="00450718"/>
    <w:rsid w:val="0045090D"/>
    <w:rsid w:val="00450C67"/>
    <w:rsid w:val="00451123"/>
    <w:rsid w:val="00451205"/>
    <w:rsid w:val="0045139C"/>
    <w:rsid w:val="004516F0"/>
    <w:rsid w:val="004518FE"/>
    <w:rsid w:val="00452BCA"/>
    <w:rsid w:val="00453384"/>
    <w:rsid w:val="00453A50"/>
    <w:rsid w:val="00453B36"/>
    <w:rsid w:val="00453CDD"/>
    <w:rsid w:val="00453D93"/>
    <w:rsid w:val="00454609"/>
    <w:rsid w:val="00455C53"/>
    <w:rsid w:val="004562E8"/>
    <w:rsid w:val="004564B1"/>
    <w:rsid w:val="004564C9"/>
    <w:rsid w:val="004567CA"/>
    <w:rsid w:val="00456F82"/>
    <w:rsid w:val="00457552"/>
    <w:rsid w:val="00457835"/>
    <w:rsid w:val="00457DE0"/>
    <w:rsid w:val="00457EEF"/>
    <w:rsid w:val="004601FE"/>
    <w:rsid w:val="00460BE1"/>
    <w:rsid w:val="00460ED8"/>
    <w:rsid w:val="00461070"/>
    <w:rsid w:val="0046137C"/>
    <w:rsid w:val="0046137D"/>
    <w:rsid w:val="004613C5"/>
    <w:rsid w:val="004619AA"/>
    <w:rsid w:val="00461CD2"/>
    <w:rsid w:val="00461F4C"/>
    <w:rsid w:val="00462349"/>
    <w:rsid w:val="0046244D"/>
    <w:rsid w:val="00462734"/>
    <w:rsid w:val="004629AC"/>
    <w:rsid w:val="00463A67"/>
    <w:rsid w:val="00463AC1"/>
    <w:rsid w:val="00463BB2"/>
    <w:rsid w:val="0046405F"/>
    <w:rsid w:val="004640BA"/>
    <w:rsid w:val="004646CB"/>
    <w:rsid w:val="004649D5"/>
    <w:rsid w:val="00464A21"/>
    <w:rsid w:val="00465D80"/>
    <w:rsid w:val="00465E2C"/>
    <w:rsid w:val="00466B90"/>
    <w:rsid w:val="00466C19"/>
    <w:rsid w:val="00467045"/>
    <w:rsid w:val="00467A1B"/>
    <w:rsid w:val="00467D4E"/>
    <w:rsid w:val="004702A0"/>
    <w:rsid w:val="00470474"/>
    <w:rsid w:val="004704A3"/>
    <w:rsid w:val="00470975"/>
    <w:rsid w:val="00470EAE"/>
    <w:rsid w:val="0047127E"/>
    <w:rsid w:val="0047158F"/>
    <w:rsid w:val="004716D5"/>
    <w:rsid w:val="00471FA9"/>
    <w:rsid w:val="0047280D"/>
    <w:rsid w:val="00472D96"/>
    <w:rsid w:val="0047364D"/>
    <w:rsid w:val="00473B3E"/>
    <w:rsid w:val="00473C68"/>
    <w:rsid w:val="0047400D"/>
    <w:rsid w:val="00474643"/>
    <w:rsid w:val="00474725"/>
    <w:rsid w:val="00474859"/>
    <w:rsid w:val="00474A44"/>
    <w:rsid w:val="00474BBD"/>
    <w:rsid w:val="00475615"/>
    <w:rsid w:val="00475620"/>
    <w:rsid w:val="00475952"/>
    <w:rsid w:val="00476135"/>
    <w:rsid w:val="0047631E"/>
    <w:rsid w:val="004765C4"/>
    <w:rsid w:val="00476AA5"/>
    <w:rsid w:val="00476AAF"/>
    <w:rsid w:val="00476FDE"/>
    <w:rsid w:val="00477050"/>
    <w:rsid w:val="00477205"/>
    <w:rsid w:val="004772D0"/>
    <w:rsid w:val="00477466"/>
    <w:rsid w:val="00477E34"/>
    <w:rsid w:val="00477FF6"/>
    <w:rsid w:val="00480139"/>
    <w:rsid w:val="004804C3"/>
    <w:rsid w:val="00480792"/>
    <w:rsid w:val="00480896"/>
    <w:rsid w:val="00481A4D"/>
    <w:rsid w:val="00481D61"/>
    <w:rsid w:val="00482446"/>
    <w:rsid w:val="004824F8"/>
    <w:rsid w:val="00482559"/>
    <w:rsid w:val="004825E0"/>
    <w:rsid w:val="00482A0C"/>
    <w:rsid w:val="00482BC8"/>
    <w:rsid w:val="0048325A"/>
    <w:rsid w:val="00483860"/>
    <w:rsid w:val="00483CAD"/>
    <w:rsid w:val="00483ED6"/>
    <w:rsid w:val="00484F99"/>
    <w:rsid w:val="00485004"/>
    <w:rsid w:val="00485103"/>
    <w:rsid w:val="004855E9"/>
    <w:rsid w:val="00485C82"/>
    <w:rsid w:val="00485D5C"/>
    <w:rsid w:val="00486EBC"/>
    <w:rsid w:val="004871B5"/>
    <w:rsid w:val="0048786D"/>
    <w:rsid w:val="004879CC"/>
    <w:rsid w:val="00487B00"/>
    <w:rsid w:val="00487D91"/>
    <w:rsid w:val="00490BE7"/>
    <w:rsid w:val="004910D6"/>
    <w:rsid w:val="00491108"/>
    <w:rsid w:val="00491390"/>
    <w:rsid w:val="004918E9"/>
    <w:rsid w:val="00491B0F"/>
    <w:rsid w:val="00491BEA"/>
    <w:rsid w:val="0049232B"/>
    <w:rsid w:val="00492FFE"/>
    <w:rsid w:val="0049322B"/>
    <w:rsid w:val="00493502"/>
    <w:rsid w:val="00493DEC"/>
    <w:rsid w:val="00494463"/>
    <w:rsid w:val="004944DD"/>
    <w:rsid w:val="00494CD0"/>
    <w:rsid w:val="00494F4E"/>
    <w:rsid w:val="004950F7"/>
    <w:rsid w:val="0049523F"/>
    <w:rsid w:val="004953A4"/>
    <w:rsid w:val="004959D2"/>
    <w:rsid w:val="00495D1D"/>
    <w:rsid w:val="00495E0C"/>
    <w:rsid w:val="00495FE8"/>
    <w:rsid w:val="00496021"/>
    <w:rsid w:val="0049619A"/>
    <w:rsid w:val="004961D5"/>
    <w:rsid w:val="00496302"/>
    <w:rsid w:val="004964FC"/>
    <w:rsid w:val="004965DD"/>
    <w:rsid w:val="004965EC"/>
    <w:rsid w:val="00496687"/>
    <w:rsid w:val="004966CD"/>
    <w:rsid w:val="00496A63"/>
    <w:rsid w:val="00496C85"/>
    <w:rsid w:val="00497636"/>
    <w:rsid w:val="00497A93"/>
    <w:rsid w:val="004A012D"/>
    <w:rsid w:val="004A018A"/>
    <w:rsid w:val="004A0228"/>
    <w:rsid w:val="004A098A"/>
    <w:rsid w:val="004A0C89"/>
    <w:rsid w:val="004A1036"/>
    <w:rsid w:val="004A13CA"/>
    <w:rsid w:val="004A154D"/>
    <w:rsid w:val="004A1752"/>
    <w:rsid w:val="004A1BA0"/>
    <w:rsid w:val="004A1E31"/>
    <w:rsid w:val="004A1F2B"/>
    <w:rsid w:val="004A259A"/>
    <w:rsid w:val="004A316B"/>
    <w:rsid w:val="004A3297"/>
    <w:rsid w:val="004A3649"/>
    <w:rsid w:val="004A383C"/>
    <w:rsid w:val="004A42BF"/>
    <w:rsid w:val="004A517D"/>
    <w:rsid w:val="004A54BF"/>
    <w:rsid w:val="004A5655"/>
    <w:rsid w:val="004A62C4"/>
    <w:rsid w:val="004A62CB"/>
    <w:rsid w:val="004A63ED"/>
    <w:rsid w:val="004A67B6"/>
    <w:rsid w:val="004A685E"/>
    <w:rsid w:val="004A6962"/>
    <w:rsid w:val="004A7091"/>
    <w:rsid w:val="004A70A8"/>
    <w:rsid w:val="004A74E2"/>
    <w:rsid w:val="004A7721"/>
    <w:rsid w:val="004A7B3A"/>
    <w:rsid w:val="004A7CF4"/>
    <w:rsid w:val="004A7E5D"/>
    <w:rsid w:val="004B07C1"/>
    <w:rsid w:val="004B1455"/>
    <w:rsid w:val="004B161B"/>
    <w:rsid w:val="004B1A09"/>
    <w:rsid w:val="004B1FAC"/>
    <w:rsid w:val="004B2061"/>
    <w:rsid w:val="004B2261"/>
    <w:rsid w:val="004B22A9"/>
    <w:rsid w:val="004B3360"/>
    <w:rsid w:val="004B3425"/>
    <w:rsid w:val="004B3544"/>
    <w:rsid w:val="004B36BC"/>
    <w:rsid w:val="004B3A2B"/>
    <w:rsid w:val="004B3A79"/>
    <w:rsid w:val="004B40AC"/>
    <w:rsid w:val="004B4B7E"/>
    <w:rsid w:val="004B4D31"/>
    <w:rsid w:val="004B4E5C"/>
    <w:rsid w:val="004B509B"/>
    <w:rsid w:val="004B5202"/>
    <w:rsid w:val="004B5DA4"/>
    <w:rsid w:val="004B5F98"/>
    <w:rsid w:val="004B602A"/>
    <w:rsid w:val="004B648B"/>
    <w:rsid w:val="004B66BD"/>
    <w:rsid w:val="004B6910"/>
    <w:rsid w:val="004B6E22"/>
    <w:rsid w:val="004B6F2A"/>
    <w:rsid w:val="004B70EB"/>
    <w:rsid w:val="004B7238"/>
    <w:rsid w:val="004B724D"/>
    <w:rsid w:val="004B785E"/>
    <w:rsid w:val="004B7D21"/>
    <w:rsid w:val="004C0205"/>
    <w:rsid w:val="004C15C8"/>
    <w:rsid w:val="004C1651"/>
    <w:rsid w:val="004C1AAA"/>
    <w:rsid w:val="004C1FFD"/>
    <w:rsid w:val="004C22B4"/>
    <w:rsid w:val="004C2346"/>
    <w:rsid w:val="004C241D"/>
    <w:rsid w:val="004C2F34"/>
    <w:rsid w:val="004C3192"/>
    <w:rsid w:val="004C39E1"/>
    <w:rsid w:val="004C3BBE"/>
    <w:rsid w:val="004C3BE1"/>
    <w:rsid w:val="004C3C9B"/>
    <w:rsid w:val="004C416B"/>
    <w:rsid w:val="004C4388"/>
    <w:rsid w:val="004C45AE"/>
    <w:rsid w:val="004C4CED"/>
    <w:rsid w:val="004C4D7C"/>
    <w:rsid w:val="004C4FD8"/>
    <w:rsid w:val="004C5815"/>
    <w:rsid w:val="004C5F15"/>
    <w:rsid w:val="004C66CF"/>
    <w:rsid w:val="004C6B51"/>
    <w:rsid w:val="004C6EDB"/>
    <w:rsid w:val="004C70A5"/>
    <w:rsid w:val="004C7389"/>
    <w:rsid w:val="004C7969"/>
    <w:rsid w:val="004C7BD0"/>
    <w:rsid w:val="004C7CF9"/>
    <w:rsid w:val="004D0317"/>
    <w:rsid w:val="004D0B6A"/>
    <w:rsid w:val="004D0BD5"/>
    <w:rsid w:val="004D0CA0"/>
    <w:rsid w:val="004D0FA2"/>
    <w:rsid w:val="004D111A"/>
    <w:rsid w:val="004D1702"/>
    <w:rsid w:val="004D1A0B"/>
    <w:rsid w:val="004D1B55"/>
    <w:rsid w:val="004D204D"/>
    <w:rsid w:val="004D20AF"/>
    <w:rsid w:val="004D20D5"/>
    <w:rsid w:val="004D287C"/>
    <w:rsid w:val="004D29C5"/>
    <w:rsid w:val="004D3283"/>
    <w:rsid w:val="004D345C"/>
    <w:rsid w:val="004D3851"/>
    <w:rsid w:val="004D38DB"/>
    <w:rsid w:val="004D3D83"/>
    <w:rsid w:val="004D4077"/>
    <w:rsid w:val="004D443E"/>
    <w:rsid w:val="004D4545"/>
    <w:rsid w:val="004D49ED"/>
    <w:rsid w:val="004D4B5D"/>
    <w:rsid w:val="004D5372"/>
    <w:rsid w:val="004D540B"/>
    <w:rsid w:val="004D5954"/>
    <w:rsid w:val="004D5FA6"/>
    <w:rsid w:val="004D607B"/>
    <w:rsid w:val="004D6369"/>
    <w:rsid w:val="004D6427"/>
    <w:rsid w:val="004D67E6"/>
    <w:rsid w:val="004D6AC2"/>
    <w:rsid w:val="004D6B41"/>
    <w:rsid w:val="004D6BF3"/>
    <w:rsid w:val="004D6C15"/>
    <w:rsid w:val="004D7235"/>
    <w:rsid w:val="004D72DF"/>
    <w:rsid w:val="004D74DF"/>
    <w:rsid w:val="004D752E"/>
    <w:rsid w:val="004D754C"/>
    <w:rsid w:val="004D7650"/>
    <w:rsid w:val="004D7C66"/>
    <w:rsid w:val="004D7E63"/>
    <w:rsid w:val="004D7E8E"/>
    <w:rsid w:val="004E011A"/>
    <w:rsid w:val="004E01BA"/>
    <w:rsid w:val="004E034E"/>
    <w:rsid w:val="004E0486"/>
    <w:rsid w:val="004E04FF"/>
    <w:rsid w:val="004E0513"/>
    <w:rsid w:val="004E0B2B"/>
    <w:rsid w:val="004E0C2A"/>
    <w:rsid w:val="004E13A0"/>
    <w:rsid w:val="004E15FD"/>
    <w:rsid w:val="004E1915"/>
    <w:rsid w:val="004E1BB9"/>
    <w:rsid w:val="004E1DFC"/>
    <w:rsid w:val="004E1E4F"/>
    <w:rsid w:val="004E25CF"/>
    <w:rsid w:val="004E263E"/>
    <w:rsid w:val="004E2653"/>
    <w:rsid w:val="004E336A"/>
    <w:rsid w:val="004E3391"/>
    <w:rsid w:val="004E385B"/>
    <w:rsid w:val="004E4D74"/>
    <w:rsid w:val="004E4DE2"/>
    <w:rsid w:val="004E511F"/>
    <w:rsid w:val="004E5A4E"/>
    <w:rsid w:val="004E5A6C"/>
    <w:rsid w:val="004E5CC8"/>
    <w:rsid w:val="004E637B"/>
    <w:rsid w:val="004E6484"/>
    <w:rsid w:val="004E670E"/>
    <w:rsid w:val="004E74B0"/>
    <w:rsid w:val="004E7554"/>
    <w:rsid w:val="004E79AB"/>
    <w:rsid w:val="004E7E1D"/>
    <w:rsid w:val="004E7F14"/>
    <w:rsid w:val="004F0080"/>
    <w:rsid w:val="004F00D2"/>
    <w:rsid w:val="004F0122"/>
    <w:rsid w:val="004F031E"/>
    <w:rsid w:val="004F05EC"/>
    <w:rsid w:val="004F0CA4"/>
    <w:rsid w:val="004F1172"/>
    <w:rsid w:val="004F1FEA"/>
    <w:rsid w:val="004F25E5"/>
    <w:rsid w:val="004F26E0"/>
    <w:rsid w:val="004F2805"/>
    <w:rsid w:val="004F2922"/>
    <w:rsid w:val="004F2A07"/>
    <w:rsid w:val="004F2D45"/>
    <w:rsid w:val="004F2E63"/>
    <w:rsid w:val="004F327B"/>
    <w:rsid w:val="004F3658"/>
    <w:rsid w:val="004F39B1"/>
    <w:rsid w:val="004F3FD1"/>
    <w:rsid w:val="004F4024"/>
    <w:rsid w:val="004F40D5"/>
    <w:rsid w:val="004F45D2"/>
    <w:rsid w:val="004F4BE2"/>
    <w:rsid w:val="004F4DB4"/>
    <w:rsid w:val="004F4DD8"/>
    <w:rsid w:val="004F52E5"/>
    <w:rsid w:val="004F55A8"/>
    <w:rsid w:val="004F588A"/>
    <w:rsid w:val="004F5D42"/>
    <w:rsid w:val="004F6999"/>
    <w:rsid w:val="004F69E0"/>
    <w:rsid w:val="004F6A99"/>
    <w:rsid w:val="004F705F"/>
    <w:rsid w:val="004F761F"/>
    <w:rsid w:val="004F7681"/>
    <w:rsid w:val="004F78B0"/>
    <w:rsid w:val="004F799E"/>
    <w:rsid w:val="004F7A63"/>
    <w:rsid w:val="004F7B81"/>
    <w:rsid w:val="004F7B9C"/>
    <w:rsid w:val="00500153"/>
    <w:rsid w:val="00500E28"/>
    <w:rsid w:val="00500E5B"/>
    <w:rsid w:val="0050140F"/>
    <w:rsid w:val="00501A0C"/>
    <w:rsid w:val="00501D61"/>
    <w:rsid w:val="00501F4F"/>
    <w:rsid w:val="00502154"/>
    <w:rsid w:val="00502623"/>
    <w:rsid w:val="0050299F"/>
    <w:rsid w:val="00502A6F"/>
    <w:rsid w:val="00502C9A"/>
    <w:rsid w:val="0050330B"/>
    <w:rsid w:val="00503552"/>
    <w:rsid w:val="00503604"/>
    <w:rsid w:val="005036B6"/>
    <w:rsid w:val="00503A45"/>
    <w:rsid w:val="005040B7"/>
    <w:rsid w:val="005042AF"/>
    <w:rsid w:val="005047C6"/>
    <w:rsid w:val="00504921"/>
    <w:rsid w:val="005049F9"/>
    <w:rsid w:val="00504B33"/>
    <w:rsid w:val="00504EC3"/>
    <w:rsid w:val="0050523C"/>
    <w:rsid w:val="00505396"/>
    <w:rsid w:val="0050560E"/>
    <w:rsid w:val="00505BD2"/>
    <w:rsid w:val="005062D4"/>
    <w:rsid w:val="00506CE4"/>
    <w:rsid w:val="005073EA"/>
    <w:rsid w:val="00507A76"/>
    <w:rsid w:val="00510153"/>
    <w:rsid w:val="005102F6"/>
    <w:rsid w:val="005109D3"/>
    <w:rsid w:val="00510CA4"/>
    <w:rsid w:val="00510CE6"/>
    <w:rsid w:val="00510DB6"/>
    <w:rsid w:val="00511067"/>
    <w:rsid w:val="005113B1"/>
    <w:rsid w:val="00511A11"/>
    <w:rsid w:val="0051203D"/>
    <w:rsid w:val="0051230F"/>
    <w:rsid w:val="005126E1"/>
    <w:rsid w:val="00512767"/>
    <w:rsid w:val="00512CF2"/>
    <w:rsid w:val="00512D40"/>
    <w:rsid w:val="00512E6F"/>
    <w:rsid w:val="00512ED6"/>
    <w:rsid w:val="005133DD"/>
    <w:rsid w:val="005139CF"/>
    <w:rsid w:val="00513AEB"/>
    <w:rsid w:val="00513CBB"/>
    <w:rsid w:val="00514001"/>
    <w:rsid w:val="00514701"/>
    <w:rsid w:val="00514786"/>
    <w:rsid w:val="0051491C"/>
    <w:rsid w:val="00514E43"/>
    <w:rsid w:val="005151E8"/>
    <w:rsid w:val="005155CA"/>
    <w:rsid w:val="00515BC9"/>
    <w:rsid w:val="00516190"/>
    <w:rsid w:val="00516898"/>
    <w:rsid w:val="00516BF9"/>
    <w:rsid w:val="00516FAD"/>
    <w:rsid w:val="005173CB"/>
    <w:rsid w:val="005177AD"/>
    <w:rsid w:val="00517D5C"/>
    <w:rsid w:val="00517E69"/>
    <w:rsid w:val="005212C4"/>
    <w:rsid w:val="00521673"/>
    <w:rsid w:val="005220E6"/>
    <w:rsid w:val="005222A7"/>
    <w:rsid w:val="0052275D"/>
    <w:rsid w:val="00522921"/>
    <w:rsid w:val="00522B81"/>
    <w:rsid w:val="0052408F"/>
    <w:rsid w:val="00524307"/>
    <w:rsid w:val="005250B4"/>
    <w:rsid w:val="005250B5"/>
    <w:rsid w:val="00525169"/>
    <w:rsid w:val="005252C0"/>
    <w:rsid w:val="005252D8"/>
    <w:rsid w:val="005253D9"/>
    <w:rsid w:val="005256E7"/>
    <w:rsid w:val="005257F5"/>
    <w:rsid w:val="005259F6"/>
    <w:rsid w:val="00525A6D"/>
    <w:rsid w:val="00525F89"/>
    <w:rsid w:val="00526119"/>
    <w:rsid w:val="005262D9"/>
    <w:rsid w:val="0052674D"/>
    <w:rsid w:val="00526789"/>
    <w:rsid w:val="00526BE7"/>
    <w:rsid w:val="00530131"/>
    <w:rsid w:val="00530365"/>
    <w:rsid w:val="005303A4"/>
    <w:rsid w:val="0053057A"/>
    <w:rsid w:val="00530A1F"/>
    <w:rsid w:val="00530BDE"/>
    <w:rsid w:val="0053115E"/>
    <w:rsid w:val="005312B6"/>
    <w:rsid w:val="005319D7"/>
    <w:rsid w:val="005321F7"/>
    <w:rsid w:val="005326FA"/>
    <w:rsid w:val="00532704"/>
    <w:rsid w:val="005329EC"/>
    <w:rsid w:val="00532A48"/>
    <w:rsid w:val="00532AC6"/>
    <w:rsid w:val="00532B5B"/>
    <w:rsid w:val="005333D1"/>
    <w:rsid w:val="005335E7"/>
    <w:rsid w:val="00533DEF"/>
    <w:rsid w:val="005341CA"/>
    <w:rsid w:val="005343A6"/>
    <w:rsid w:val="005349D1"/>
    <w:rsid w:val="00534B66"/>
    <w:rsid w:val="00534DC0"/>
    <w:rsid w:val="00534E1B"/>
    <w:rsid w:val="0053549A"/>
    <w:rsid w:val="00535A7A"/>
    <w:rsid w:val="00535E18"/>
    <w:rsid w:val="0053607E"/>
    <w:rsid w:val="005360C3"/>
    <w:rsid w:val="005363D2"/>
    <w:rsid w:val="00536815"/>
    <w:rsid w:val="00536C68"/>
    <w:rsid w:val="00536F6D"/>
    <w:rsid w:val="00537531"/>
    <w:rsid w:val="005375E8"/>
    <w:rsid w:val="00540062"/>
    <w:rsid w:val="005404B9"/>
    <w:rsid w:val="00540CC8"/>
    <w:rsid w:val="005412DB"/>
    <w:rsid w:val="005416D7"/>
    <w:rsid w:val="00541E2E"/>
    <w:rsid w:val="00541EFC"/>
    <w:rsid w:val="0054210B"/>
    <w:rsid w:val="00542508"/>
    <w:rsid w:val="005427DF"/>
    <w:rsid w:val="005429CA"/>
    <w:rsid w:val="00542BDC"/>
    <w:rsid w:val="00542EDB"/>
    <w:rsid w:val="00543662"/>
    <w:rsid w:val="005439BE"/>
    <w:rsid w:val="00543B13"/>
    <w:rsid w:val="00543B68"/>
    <w:rsid w:val="00543C60"/>
    <w:rsid w:val="00543CBF"/>
    <w:rsid w:val="00543F20"/>
    <w:rsid w:val="0054409C"/>
    <w:rsid w:val="005440E6"/>
    <w:rsid w:val="00544C96"/>
    <w:rsid w:val="0054519A"/>
    <w:rsid w:val="00545657"/>
    <w:rsid w:val="0054566D"/>
    <w:rsid w:val="00545B0A"/>
    <w:rsid w:val="00545B64"/>
    <w:rsid w:val="00545CE7"/>
    <w:rsid w:val="0054616C"/>
    <w:rsid w:val="005464D9"/>
    <w:rsid w:val="00546747"/>
    <w:rsid w:val="00546C9F"/>
    <w:rsid w:val="00547070"/>
    <w:rsid w:val="00547464"/>
    <w:rsid w:val="00547504"/>
    <w:rsid w:val="00547822"/>
    <w:rsid w:val="0054797C"/>
    <w:rsid w:val="00547E44"/>
    <w:rsid w:val="00550076"/>
    <w:rsid w:val="005502F1"/>
    <w:rsid w:val="0055051C"/>
    <w:rsid w:val="005505E8"/>
    <w:rsid w:val="005508DB"/>
    <w:rsid w:val="00551115"/>
    <w:rsid w:val="00551AD4"/>
    <w:rsid w:val="00551DA4"/>
    <w:rsid w:val="00551E47"/>
    <w:rsid w:val="00551EF5"/>
    <w:rsid w:val="00552545"/>
    <w:rsid w:val="00553008"/>
    <w:rsid w:val="005532BD"/>
    <w:rsid w:val="00553433"/>
    <w:rsid w:val="005536B9"/>
    <w:rsid w:val="005537BB"/>
    <w:rsid w:val="00553ADE"/>
    <w:rsid w:val="00553C66"/>
    <w:rsid w:val="00553E03"/>
    <w:rsid w:val="005542C5"/>
    <w:rsid w:val="005546F1"/>
    <w:rsid w:val="00554AE8"/>
    <w:rsid w:val="00555042"/>
    <w:rsid w:val="0055579F"/>
    <w:rsid w:val="005559F3"/>
    <w:rsid w:val="00555A6B"/>
    <w:rsid w:val="00555AD1"/>
    <w:rsid w:val="00556832"/>
    <w:rsid w:val="005568DE"/>
    <w:rsid w:val="00556ECF"/>
    <w:rsid w:val="00557367"/>
    <w:rsid w:val="005577D1"/>
    <w:rsid w:val="0056002A"/>
    <w:rsid w:val="0056014A"/>
    <w:rsid w:val="00560AE6"/>
    <w:rsid w:val="005614D5"/>
    <w:rsid w:val="0056184F"/>
    <w:rsid w:val="00562119"/>
    <w:rsid w:val="005621FA"/>
    <w:rsid w:val="0056294A"/>
    <w:rsid w:val="0056306A"/>
    <w:rsid w:val="00563D6F"/>
    <w:rsid w:val="00563F1A"/>
    <w:rsid w:val="0056410D"/>
    <w:rsid w:val="005646BB"/>
    <w:rsid w:val="005648C3"/>
    <w:rsid w:val="00564926"/>
    <w:rsid w:val="00564E73"/>
    <w:rsid w:val="00564F98"/>
    <w:rsid w:val="00565282"/>
    <w:rsid w:val="005652F8"/>
    <w:rsid w:val="00565304"/>
    <w:rsid w:val="00565A5C"/>
    <w:rsid w:val="005663EC"/>
    <w:rsid w:val="00566A3F"/>
    <w:rsid w:val="00566ACD"/>
    <w:rsid w:val="005671A5"/>
    <w:rsid w:val="00567477"/>
    <w:rsid w:val="005702A2"/>
    <w:rsid w:val="00570328"/>
    <w:rsid w:val="00570356"/>
    <w:rsid w:val="00570ACC"/>
    <w:rsid w:val="00570B9D"/>
    <w:rsid w:val="00570C4F"/>
    <w:rsid w:val="00571030"/>
    <w:rsid w:val="00571B64"/>
    <w:rsid w:val="00571D68"/>
    <w:rsid w:val="005721E6"/>
    <w:rsid w:val="00572363"/>
    <w:rsid w:val="00572430"/>
    <w:rsid w:val="00572573"/>
    <w:rsid w:val="0057287B"/>
    <w:rsid w:val="0057298B"/>
    <w:rsid w:val="00572E42"/>
    <w:rsid w:val="00572EF9"/>
    <w:rsid w:val="00572FE2"/>
    <w:rsid w:val="0057413D"/>
    <w:rsid w:val="00574186"/>
    <w:rsid w:val="00574262"/>
    <w:rsid w:val="0057479C"/>
    <w:rsid w:val="00574868"/>
    <w:rsid w:val="00574DAF"/>
    <w:rsid w:val="005759BB"/>
    <w:rsid w:val="00575BB3"/>
    <w:rsid w:val="00576112"/>
    <w:rsid w:val="0057615A"/>
    <w:rsid w:val="005761FB"/>
    <w:rsid w:val="005763B6"/>
    <w:rsid w:val="0057642C"/>
    <w:rsid w:val="00576E17"/>
    <w:rsid w:val="005774D5"/>
    <w:rsid w:val="00577971"/>
    <w:rsid w:val="00580DD5"/>
    <w:rsid w:val="00580F26"/>
    <w:rsid w:val="0058169C"/>
    <w:rsid w:val="0058217D"/>
    <w:rsid w:val="005822C9"/>
    <w:rsid w:val="005826B3"/>
    <w:rsid w:val="0058276C"/>
    <w:rsid w:val="00582A75"/>
    <w:rsid w:val="00582FF9"/>
    <w:rsid w:val="00583065"/>
    <w:rsid w:val="0058348E"/>
    <w:rsid w:val="00583797"/>
    <w:rsid w:val="0058393E"/>
    <w:rsid w:val="00583BEA"/>
    <w:rsid w:val="005845FC"/>
    <w:rsid w:val="00584804"/>
    <w:rsid w:val="00584B6E"/>
    <w:rsid w:val="00584EDF"/>
    <w:rsid w:val="0058503A"/>
    <w:rsid w:val="005850FD"/>
    <w:rsid w:val="005856BE"/>
    <w:rsid w:val="005859F8"/>
    <w:rsid w:val="00585FE7"/>
    <w:rsid w:val="00586457"/>
    <w:rsid w:val="00586612"/>
    <w:rsid w:val="00586721"/>
    <w:rsid w:val="00586B4E"/>
    <w:rsid w:val="00586D3B"/>
    <w:rsid w:val="00587057"/>
    <w:rsid w:val="00587C80"/>
    <w:rsid w:val="00590313"/>
    <w:rsid w:val="00590A18"/>
    <w:rsid w:val="00590FB8"/>
    <w:rsid w:val="005912EC"/>
    <w:rsid w:val="00591461"/>
    <w:rsid w:val="00591A18"/>
    <w:rsid w:val="00591DA0"/>
    <w:rsid w:val="00592195"/>
    <w:rsid w:val="005925F9"/>
    <w:rsid w:val="00592717"/>
    <w:rsid w:val="00592775"/>
    <w:rsid w:val="00592A6D"/>
    <w:rsid w:val="00592E48"/>
    <w:rsid w:val="00593176"/>
    <w:rsid w:val="00593616"/>
    <w:rsid w:val="00593A86"/>
    <w:rsid w:val="00593BAA"/>
    <w:rsid w:val="0059425F"/>
    <w:rsid w:val="005942FE"/>
    <w:rsid w:val="00594384"/>
    <w:rsid w:val="00594E05"/>
    <w:rsid w:val="00594EBB"/>
    <w:rsid w:val="005952E4"/>
    <w:rsid w:val="00595712"/>
    <w:rsid w:val="00596218"/>
    <w:rsid w:val="00596243"/>
    <w:rsid w:val="005964BC"/>
    <w:rsid w:val="005964D3"/>
    <w:rsid w:val="005964D7"/>
    <w:rsid w:val="00596A9C"/>
    <w:rsid w:val="00596AE9"/>
    <w:rsid w:val="00596B7F"/>
    <w:rsid w:val="005970A6"/>
    <w:rsid w:val="00597848"/>
    <w:rsid w:val="005979F2"/>
    <w:rsid w:val="00597CF0"/>
    <w:rsid w:val="005A002E"/>
    <w:rsid w:val="005A06A6"/>
    <w:rsid w:val="005A0A36"/>
    <w:rsid w:val="005A0A50"/>
    <w:rsid w:val="005A0BAF"/>
    <w:rsid w:val="005A0D78"/>
    <w:rsid w:val="005A0E42"/>
    <w:rsid w:val="005A105C"/>
    <w:rsid w:val="005A1395"/>
    <w:rsid w:val="005A16B0"/>
    <w:rsid w:val="005A2097"/>
    <w:rsid w:val="005A23F0"/>
    <w:rsid w:val="005A2A66"/>
    <w:rsid w:val="005A3184"/>
    <w:rsid w:val="005A36C5"/>
    <w:rsid w:val="005A48C4"/>
    <w:rsid w:val="005A4A64"/>
    <w:rsid w:val="005A4F8B"/>
    <w:rsid w:val="005A52B7"/>
    <w:rsid w:val="005A5696"/>
    <w:rsid w:val="005A62B4"/>
    <w:rsid w:val="005A6AD9"/>
    <w:rsid w:val="005A6DF4"/>
    <w:rsid w:val="005A70BF"/>
    <w:rsid w:val="005A759D"/>
    <w:rsid w:val="005A7803"/>
    <w:rsid w:val="005B0021"/>
    <w:rsid w:val="005B00E0"/>
    <w:rsid w:val="005B046B"/>
    <w:rsid w:val="005B1721"/>
    <w:rsid w:val="005B1904"/>
    <w:rsid w:val="005B1A54"/>
    <w:rsid w:val="005B1F9A"/>
    <w:rsid w:val="005B20F1"/>
    <w:rsid w:val="005B297B"/>
    <w:rsid w:val="005B2A9C"/>
    <w:rsid w:val="005B2CE0"/>
    <w:rsid w:val="005B329D"/>
    <w:rsid w:val="005B4772"/>
    <w:rsid w:val="005B4A14"/>
    <w:rsid w:val="005B541E"/>
    <w:rsid w:val="005B5649"/>
    <w:rsid w:val="005B5C89"/>
    <w:rsid w:val="005B5E68"/>
    <w:rsid w:val="005B5F3C"/>
    <w:rsid w:val="005B5F6F"/>
    <w:rsid w:val="005B5F7E"/>
    <w:rsid w:val="005B6020"/>
    <w:rsid w:val="005B6154"/>
    <w:rsid w:val="005B61DB"/>
    <w:rsid w:val="005B6335"/>
    <w:rsid w:val="005B657E"/>
    <w:rsid w:val="005B70A9"/>
    <w:rsid w:val="005B7291"/>
    <w:rsid w:val="005B7A20"/>
    <w:rsid w:val="005C0081"/>
    <w:rsid w:val="005C08E1"/>
    <w:rsid w:val="005C0A6D"/>
    <w:rsid w:val="005C165B"/>
    <w:rsid w:val="005C169E"/>
    <w:rsid w:val="005C1A19"/>
    <w:rsid w:val="005C1F25"/>
    <w:rsid w:val="005C2CCF"/>
    <w:rsid w:val="005C2D22"/>
    <w:rsid w:val="005C3495"/>
    <w:rsid w:val="005C39BB"/>
    <w:rsid w:val="005C3F9F"/>
    <w:rsid w:val="005C405D"/>
    <w:rsid w:val="005C439C"/>
    <w:rsid w:val="005C44F0"/>
    <w:rsid w:val="005C4C01"/>
    <w:rsid w:val="005C4C88"/>
    <w:rsid w:val="005C5476"/>
    <w:rsid w:val="005C56A3"/>
    <w:rsid w:val="005C5949"/>
    <w:rsid w:val="005C5BC1"/>
    <w:rsid w:val="005C607E"/>
    <w:rsid w:val="005C60D1"/>
    <w:rsid w:val="005C614C"/>
    <w:rsid w:val="005C6873"/>
    <w:rsid w:val="005C69D2"/>
    <w:rsid w:val="005C6C26"/>
    <w:rsid w:val="005C7023"/>
    <w:rsid w:val="005C73ED"/>
    <w:rsid w:val="005C760F"/>
    <w:rsid w:val="005D02FB"/>
    <w:rsid w:val="005D065F"/>
    <w:rsid w:val="005D0662"/>
    <w:rsid w:val="005D0905"/>
    <w:rsid w:val="005D15CE"/>
    <w:rsid w:val="005D1934"/>
    <w:rsid w:val="005D25C6"/>
    <w:rsid w:val="005D3142"/>
    <w:rsid w:val="005D316A"/>
    <w:rsid w:val="005D380B"/>
    <w:rsid w:val="005D38AA"/>
    <w:rsid w:val="005D39C5"/>
    <w:rsid w:val="005D39DA"/>
    <w:rsid w:val="005D3EFE"/>
    <w:rsid w:val="005D3F64"/>
    <w:rsid w:val="005D48A1"/>
    <w:rsid w:val="005D4C33"/>
    <w:rsid w:val="005D4D94"/>
    <w:rsid w:val="005D5211"/>
    <w:rsid w:val="005D57CB"/>
    <w:rsid w:val="005D59FC"/>
    <w:rsid w:val="005D5D34"/>
    <w:rsid w:val="005D670E"/>
    <w:rsid w:val="005D67B6"/>
    <w:rsid w:val="005D7950"/>
    <w:rsid w:val="005D7A74"/>
    <w:rsid w:val="005D7C31"/>
    <w:rsid w:val="005E00B2"/>
    <w:rsid w:val="005E0805"/>
    <w:rsid w:val="005E0BE9"/>
    <w:rsid w:val="005E0D20"/>
    <w:rsid w:val="005E12D0"/>
    <w:rsid w:val="005E1922"/>
    <w:rsid w:val="005E2070"/>
    <w:rsid w:val="005E2272"/>
    <w:rsid w:val="005E23CD"/>
    <w:rsid w:val="005E2B0F"/>
    <w:rsid w:val="005E2F86"/>
    <w:rsid w:val="005E3111"/>
    <w:rsid w:val="005E3340"/>
    <w:rsid w:val="005E3421"/>
    <w:rsid w:val="005E35FA"/>
    <w:rsid w:val="005E368E"/>
    <w:rsid w:val="005E395D"/>
    <w:rsid w:val="005E3CB5"/>
    <w:rsid w:val="005E4442"/>
    <w:rsid w:val="005E45C3"/>
    <w:rsid w:val="005E471E"/>
    <w:rsid w:val="005E4826"/>
    <w:rsid w:val="005E5152"/>
    <w:rsid w:val="005E55A3"/>
    <w:rsid w:val="005E55FD"/>
    <w:rsid w:val="005E5654"/>
    <w:rsid w:val="005E59CE"/>
    <w:rsid w:val="005E5B12"/>
    <w:rsid w:val="005E5BC1"/>
    <w:rsid w:val="005E5EA7"/>
    <w:rsid w:val="005E6572"/>
    <w:rsid w:val="005E73C9"/>
    <w:rsid w:val="005E76FD"/>
    <w:rsid w:val="005E7F7A"/>
    <w:rsid w:val="005F0008"/>
    <w:rsid w:val="005F060F"/>
    <w:rsid w:val="005F06F7"/>
    <w:rsid w:val="005F0FE0"/>
    <w:rsid w:val="005F10CE"/>
    <w:rsid w:val="005F112E"/>
    <w:rsid w:val="005F18EA"/>
    <w:rsid w:val="005F1AD6"/>
    <w:rsid w:val="005F1C84"/>
    <w:rsid w:val="005F1EEB"/>
    <w:rsid w:val="005F27F8"/>
    <w:rsid w:val="005F2A15"/>
    <w:rsid w:val="005F2AEB"/>
    <w:rsid w:val="005F2D38"/>
    <w:rsid w:val="005F328A"/>
    <w:rsid w:val="005F381D"/>
    <w:rsid w:val="005F3833"/>
    <w:rsid w:val="005F4852"/>
    <w:rsid w:val="005F50B1"/>
    <w:rsid w:val="005F5103"/>
    <w:rsid w:val="005F556E"/>
    <w:rsid w:val="005F5AAE"/>
    <w:rsid w:val="005F5B3A"/>
    <w:rsid w:val="005F5B74"/>
    <w:rsid w:val="005F5D7F"/>
    <w:rsid w:val="005F6393"/>
    <w:rsid w:val="005F6BBD"/>
    <w:rsid w:val="005F7163"/>
    <w:rsid w:val="005F7473"/>
    <w:rsid w:val="005F7C18"/>
    <w:rsid w:val="006007F4"/>
    <w:rsid w:val="0060160C"/>
    <w:rsid w:val="00602248"/>
    <w:rsid w:val="00603245"/>
    <w:rsid w:val="006032A6"/>
    <w:rsid w:val="006032EE"/>
    <w:rsid w:val="00603559"/>
    <w:rsid w:val="00603987"/>
    <w:rsid w:val="00603BE7"/>
    <w:rsid w:val="00603C4B"/>
    <w:rsid w:val="00603CE9"/>
    <w:rsid w:val="00603DA3"/>
    <w:rsid w:val="00603FBB"/>
    <w:rsid w:val="0060400B"/>
    <w:rsid w:val="006040D9"/>
    <w:rsid w:val="00604559"/>
    <w:rsid w:val="00604705"/>
    <w:rsid w:val="00604B4B"/>
    <w:rsid w:val="00604CF9"/>
    <w:rsid w:val="00605356"/>
    <w:rsid w:val="00605556"/>
    <w:rsid w:val="00605975"/>
    <w:rsid w:val="00605F9E"/>
    <w:rsid w:val="006064A2"/>
    <w:rsid w:val="00606B21"/>
    <w:rsid w:val="00606BEF"/>
    <w:rsid w:val="00606DAC"/>
    <w:rsid w:val="00606E87"/>
    <w:rsid w:val="00606F58"/>
    <w:rsid w:val="006102D6"/>
    <w:rsid w:val="006104BB"/>
    <w:rsid w:val="0061083B"/>
    <w:rsid w:val="00610B14"/>
    <w:rsid w:val="00610FD6"/>
    <w:rsid w:val="0061199D"/>
    <w:rsid w:val="00611C99"/>
    <w:rsid w:val="006122EF"/>
    <w:rsid w:val="00612788"/>
    <w:rsid w:val="0061278E"/>
    <w:rsid w:val="006129AF"/>
    <w:rsid w:val="006129B7"/>
    <w:rsid w:val="00612AF8"/>
    <w:rsid w:val="00613213"/>
    <w:rsid w:val="0061321B"/>
    <w:rsid w:val="0061391C"/>
    <w:rsid w:val="00613A54"/>
    <w:rsid w:val="00613C72"/>
    <w:rsid w:val="00614360"/>
    <w:rsid w:val="00614C8F"/>
    <w:rsid w:val="00614F69"/>
    <w:rsid w:val="006151DB"/>
    <w:rsid w:val="006154FE"/>
    <w:rsid w:val="0061553D"/>
    <w:rsid w:val="0061556B"/>
    <w:rsid w:val="00615841"/>
    <w:rsid w:val="00615999"/>
    <w:rsid w:val="00615FAD"/>
    <w:rsid w:val="0061609F"/>
    <w:rsid w:val="0061627C"/>
    <w:rsid w:val="006167B9"/>
    <w:rsid w:val="00616AB1"/>
    <w:rsid w:val="00616C5E"/>
    <w:rsid w:val="00616CB5"/>
    <w:rsid w:val="00616F4E"/>
    <w:rsid w:val="0061770F"/>
    <w:rsid w:val="00617CAF"/>
    <w:rsid w:val="00617D3D"/>
    <w:rsid w:val="006207D3"/>
    <w:rsid w:val="00620C73"/>
    <w:rsid w:val="00621C44"/>
    <w:rsid w:val="00621D7A"/>
    <w:rsid w:val="00621EEC"/>
    <w:rsid w:val="006227A2"/>
    <w:rsid w:val="006228BB"/>
    <w:rsid w:val="006228DE"/>
    <w:rsid w:val="00622D9D"/>
    <w:rsid w:val="00623125"/>
    <w:rsid w:val="006231EB"/>
    <w:rsid w:val="006232C4"/>
    <w:rsid w:val="006233FB"/>
    <w:rsid w:val="00623486"/>
    <w:rsid w:val="006235DF"/>
    <w:rsid w:val="00623795"/>
    <w:rsid w:val="00624378"/>
    <w:rsid w:val="00624627"/>
    <w:rsid w:val="006246C7"/>
    <w:rsid w:val="00624C50"/>
    <w:rsid w:val="006252FB"/>
    <w:rsid w:val="00625934"/>
    <w:rsid w:val="0062636B"/>
    <w:rsid w:val="006265DD"/>
    <w:rsid w:val="00626613"/>
    <w:rsid w:val="00626A20"/>
    <w:rsid w:val="0062719B"/>
    <w:rsid w:val="00627212"/>
    <w:rsid w:val="00630C59"/>
    <w:rsid w:val="00630FC8"/>
    <w:rsid w:val="00631337"/>
    <w:rsid w:val="00631452"/>
    <w:rsid w:val="00631943"/>
    <w:rsid w:val="00631C9D"/>
    <w:rsid w:val="00631CA3"/>
    <w:rsid w:val="006321A1"/>
    <w:rsid w:val="006327AD"/>
    <w:rsid w:val="006328EA"/>
    <w:rsid w:val="00633155"/>
    <w:rsid w:val="006332B0"/>
    <w:rsid w:val="0063341C"/>
    <w:rsid w:val="0063345E"/>
    <w:rsid w:val="006336BC"/>
    <w:rsid w:val="00633DB5"/>
    <w:rsid w:val="00633DE1"/>
    <w:rsid w:val="00634227"/>
    <w:rsid w:val="006345B1"/>
    <w:rsid w:val="006347BB"/>
    <w:rsid w:val="00634C5B"/>
    <w:rsid w:val="00634CDC"/>
    <w:rsid w:val="006350AA"/>
    <w:rsid w:val="00635303"/>
    <w:rsid w:val="0063596F"/>
    <w:rsid w:val="00635AC0"/>
    <w:rsid w:val="00635BBB"/>
    <w:rsid w:val="006360CA"/>
    <w:rsid w:val="00636127"/>
    <w:rsid w:val="006361DF"/>
    <w:rsid w:val="006366BE"/>
    <w:rsid w:val="006366D8"/>
    <w:rsid w:val="00636D1A"/>
    <w:rsid w:val="0063722C"/>
    <w:rsid w:val="00637F12"/>
    <w:rsid w:val="00640706"/>
    <w:rsid w:val="00640E1B"/>
    <w:rsid w:val="006415A2"/>
    <w:rsid w:val="0064189D"/>
    <w:rsid w:val="00641960"/>
    <w:rsid w:val="00641C73"/>
    <w:rsid w:val="0064201C"/>
    <w:rsid w:val="00642348"/>
    <w:rsid w:val="0064235F"/>
    <w:rsid w:val="0064249C"/>
    <w:rsid w:val="006425E2"/>
    <w:rsid w:val="0064263B"/>
    <w:rsid w:val="00642B88"/>
    <w:rsid w:val="00642D0C"/>
    <w:rsid w:val="00642DEF"/>
    <w:rsid w:val="00642F4C"/>
    <w:rsid w:val="006432A3"/>
    <w:rsid w:val="006439D1"/>
    <w:rsid w:val="00644438"/>
    <w:rsid w:val="00644650"/>
    <w:rsid w:val="00644784"/>
    <w:rsid w:val="006448E1"/>
    <w:rsid w:val="00644B9F"/>
    <w:rsid w:val="0064519E"/>
    <w:rsid w:val="006456EC"/>
    <w:rsid w:val="00645880"/>
    <w:rsid w:val="00645F04"/>
    <w:rsid w:val="00645F93"/>
    <w:rsid w:val="0064640D"/>
    <w:rsid w:val="00646422"/>
    <w:rsid w:val="006468B4"/>
    <w:rsid w:val="00646943"/>
    <w:rsid w:val="00646B74"/>
    <w:rsid w:val="00646BFF"/>
    <w:rsid w:val="00646F49"/>
    <w:rsid w:val="0064793B"/>
    <w:rsid w:val="00647975"/>
    <w:rsid w:val="00647B54"/>
    <w:rsid w:val="00647C5B"/>
    <w:rsid w:val="00647DB6"/>
    <w:rsid w:val="00647F98"/>
    <w:rsid w:val="00650E49"/>
    <w:rsid w:val="00651795"/>
    <w:rsid w:val="00652405"/>
    <w:rsid w:val="00652A5C"/>
    <w:rsid w:val="00652ACE"/>
    <w:rsid w:val="006536F4"/>
    <w:rsid w:val="00653D07"/>
    <w:rsid w:val="00654336"/>
    <w:rsid w:val="0065494C"/>
    <w:rsid w:val="006554A2"/>
    <w:rsid w:val="0065556F"/>
    <w:rsid w:val="006561F9"/>
    <w:rsid w:val="00656399"/>
    <w:rsid w:val="00656DD8"/>
    <w:rsid w:val="00656E19"/>
    <w:rsid w:val="00657174"/>
    <w:rsid w:val="00657371"/>
    <w:rsid w:val="00657854"/>
    <w:rsid w:val="00660B43"/>
    <w:rsid w:val="00660C43"/>
    <w:rsid w:val="00661165"/>
    <w:rsid w:val="0066138D"/>
    <w:rsid w:val="006613BB"/>
    <w:rsid w:val="006616D4"/>
    <w:rsid w:val="00661A92"/>
    <w:rsid w:val="00663660"/>
    <w:rsid w:val="006638B2"/>
    <w:rsid w:val="00663953"/>
    <w:rsid w:val="00663D33"/>
    <w:rsid w:val="006640AE"/>
    <w:rsid w:val="006643C0"/>
    <w:rsid w:val="00664972"/>
    <w:rsid w:val="00664B96"/>
    <w:rsid w:val="00665005"/>
    <w:rsid w:val="006653E5"/>
    <w:rsid w:val="00665984"/>
    <w:rsid w:val="00665D36"/>
    <w:rsid w:val="00665D81"/>
    <w:rsid w:val="0066668F"/>
    <w:rsid w:val="0066788B"/>
    <w:rsid w:val="00667F4E"/>
    <w:rsid w:val="0067028D"/>
    <w:rsid w:val="006707B4"/>
    <w:rsid w:val="00670992"/>
    <w:rsid w:val="00670AA5"/>
    <w:rsid w:val="00670D3C"/>
    <w:rsid w:val="006712C7"/>
    <w:rsid w:val="006714E7"/>
    <w:rsid w:val="0067170E"/>
    <w:rsid w:val="0067185E"/>
    <w:rsid w:val="00671BF9"/>
    <w:rsid w:val="00671E12"/>
    <w:rsid w:val="00672DB6"/>
    <w:rsid w:val="00672F6C"/>
    <w:rsid w:val="006735BC"/>
    <w:rsid w:val="006736DD"/>
    <w:rsid w:val="00673B57"/>
    <w:rsid w:val="00673C7B"/>
    <w:rsid w:val="00673EC8"/>
    <w:rsid w:val="006745D6"/>
    <w:rsid w:val="00674663"/>
    <w:rsid w:val="006747EE"/>
    <w:rsid w:val="006750D5"/>
    <w:rsid w:val="006750DF"/>
    <w:rsid w:val="00675297"/>
    <w:rsid w:val="0067562C"/>
    <w:rsid w:val="006757D5"/>
    <w:rsid w:val="00675AC2"/>
    <w:rsid w:val="00675B66"/>
    <w:rsid w:val="00675EED"/>
    <w:rsid w:val="0067628E"/>
    <w:rsid w:val="006767C2"/>
    <w:rsid w:val="00676AD4"/>
    <w:rsid w:val="00676B82"/>
    <w:rsid w:val="00676E59"/>
    <w:rsid w:val="006775BA"/>
    <w:rsid w:val="00677947"/>
    <w:rsid w:val="00677974"/>
    <w:rsid w:val="006800F3"/>
    <w:rsid w:val="006803D4"/>
    <w:rsid w:val="00680523"/>
    <w:rsid w:val="00680577"/>
    <w:rsid w:val="00680D30"/>
    <w:rsid w:val="006811FB"/>
    <w:rsid w:val="006814E0"/>
    <w:rsid w:val="00681662"/>
    <w:rsid w:val="0068221E"/>
    <w:rsid w:val="006822F7"/>
    <w:rsid w:val="00682415"/>
    <w:rsid w:val="0068299E"/>
    <w:rsid w:val="00682B6A"/>
    <w:rsid w:val="00682E51"/>
    <w:rsid w:val="00683144"/>
    <w:rsid w:val="006831C5"/>
    <w:rsid w:val="0068323C"/>
    <w:rsid w:val="00683387"/>
    <w:rsid w:val="0068369F"/>
    <w:rsid w:val="00683C55"/>
    <w:rsid w:val="006841D5"/>
    <w:rsid w:val="00684F6C"/>
    <w:rsid w:val="0068521E"/>
    <w:rsid w:val="0068546C"/>
    <w:rsid w:val="006855A8"/>
    <w:rsid w:val="00685770"/>
    <w:rsid w:val="0068581A"/>
    <w:rsid w:val="00685880"/>
    <w:rsid w:val="00686761"/>
    <w:rsid w:val="00686FCA"/>
    <w:rsid w:val="00687518"/>
    <w:rsid w:val="0068751D"/>
    <w:rsid w:val="00687B8D"/>
    <w:rsid w:val="00687F9E"/>
    <w:rsid w:val="00687FEA"/>
    <w:rsid w:val="00690504"/>
    <w:rsid w:val="00690878"/>
    <w:rsid w:val="006908D2"/>
    <w:rsid w:val="00690C71"/>
    <w:rsid w:val="0069185E"/>
    <w:rsid w:val="00691AA3"/>
    <w:rsid w:val="00692CA1"/>
    <w:rsid w:val="006930EB"/>
    <w:rsid w:val="00693486"/>
    <w:rsid w:val="00693A77"/>
    <w:rsid w:val="00693C4E"/>
    <w:rsid w:val="00693FD8"/>
    <w:rsid w:val="00694A63"/>
    <w:rsid w:val="0069502D"/>
    <w:rsid w:val="00695063"/>
    <w:rsid w:val="00695A28"/>
    <w:rsid w:val="00695FC2"/>
    <w:rsid w:val="006965DE"/>
    <w:rsid w:val="00697486"/>
    <w:rsid w:val="00697CC0"/>
    <w:rsid w:val="00697F1C"/>
    <w:rsid w:val="006A009B"/>
    <w:rsid w:val="006A0969"/>
    <w:rsid w:val="006A0F11"/>
    <w:rsid w:val="006A145B"/>
    <w:rsid w:val="006A18B6"/>
    <w:rsid w:val="006A1FD4"/>
    <w:rsid w:val="006A289D"/>
    <w:rsid w:val="006A28C7"/>
    <w:rsid w:val="006A377B"/>
    <w:rsid w:val="006A39B5"/>
    <w:rsid w:val="006A39C4"/>
    <w:rsid w:val="006A3FDB"/>
    <w:rsid w:val="006A3FE1"/>
    <w:rsid w:val="006A435D"/>
    <w:rsid w:val="006A4658"/>
    <w:rsid w:val="006A501D"/>
    <w:rsid w:val="006A5022"/>
    <w:rsid w:val="006A54C6"/>
    <w:rsid w:val="006A54EE"/>
    <w:rsid w:val="006A558E"/>
    <w:rsid w:val="006A59D9"/>
    <w:rsid w:val="006A6781"/>
    <w:rsid w:val="006A6A76"/>
    <w:rsid w:val="006A6EFB"/>
    <w:rsid w:val="006A6FFB"/>
    <w:rsid w:val="006A72F4"/>
    <w:rsid w:val="006A7BD0"/>
    <w:rsid w:val="006A7C71"/>
    <w:rsid w:val="006A7D42"/>
    <w:rsid w:val="006B093B"/>
    <w:rsid w:val="006B0AFA"/>
    <w:rsid w:val="006B0C2D"/>
    <w:rsid w:val="006B16A9"/>
    <w:rsid w:val="006B1B0B"/>
    <w:rsid w:val="006B1BFA"/>
    <w:rsid w:val="006B1C2F"/>
    <w:rsid w:val="006B1C3B"/>
    <w:rsid w:val="006B1D30"/>
    <w:rsid w:val="006B1D68"/>
    <w:rsid w:val="006B2567"/>
    <w:rsid w:val="006B25C0"/>
    <w:rsid w:val="006B2627"/>
    <w:rsid w:val="006B2775"/>
    <w:rsid w:val="006B297B"/>
    <w:rsid w:val="006B2C01"/>
    <w:rsid w:val="006B3B00"/>
    <w:rsid w:val="006B3E63"/>
    <w:rsid w:val="006B4065"/>
    <w:rsid w:val="006B42D5"/>
    <w:rsid w:val="006B4AF0"/>
    <w:rsid w:val="006B4FB9"/>
    <w:rsid w:val="006B578E"/>
    <w:rsid w:val="006B57E0"/>
    <w:rsid w:val="006B5A7E"/>
    <w:rsid w:val="006B5D70"/>
    <w:rsid w:val="006B5FFC"/>
    <w:rsid w:val="006B67C5"/>
    <w:rsid w:val="006B6BD3"/>
    <w:rsid w:val="006B6EA4"/>
    <w:rsid w:val="006B7451"/>
    <w:rsid w:val="006B7975"/>
    <w:rsid w:val="006B7A00"/>
    <w:rsid w:val="006B7B56"/>
    <w:rsid w:val="006B7C3A"/>
    <w:rsid w:val="006B7F98"/>
    <w:rsid w:val="006C07D3"/>
    <w:rsid w:val="006C0BAD"/>
    <w:rsid w:val="006C1007"/>
    <w:rsid w:val="006C1C23"/>
    <w:rsid w:val="006C1E4C"/>
    <w:rsid w:val="006C1F94"/>
    <w:rsid w:val="006C23E9"/>
    <w:rsid w:val="006C24FB"/>
    <w:rsid w:val="006C29E0"/>
    <w:rsid w:val="006C2FDE"/>
    <w:rsid w:val="006C4489"/>
    <w:rsid w:val="006C48C5"/>
    <w:rsid w:val="006C4C11"/>
    <w:rsid w:val="006C503E"/>
    <w:rsid w:val="006C5605"/>
    <w:rsid w:val="006C57D4"/>
    <w:rsid w:val="006C5963"/>
    <w:rsid w:val="006C5E40"/>
    <w:rsid w:val="006C5F3B"/>
    <w:rsid w:val="006C6174"/>
    <w:rsid w:val="006C68D2"/>
    <w:rsid w:val="006C7805"/>
    <w:rsid w:val="006C788C"/>
    <w:rsid w:val="006C7EF8"/>
    <w:rsid w:val="006D0294"/>
    <w:rsid w:val="006D0647"/>
    <w:rsid w:val="006D0986"/>
    <w:rsid w:val="006D09AB"/>
    <w:rsid w:val="006D0B8C"/>
    <w:rsid w:val="006D0E19"/>
    <w:rsid w:val="006D1476"/>
    <w:rsid w:val="006D149B"/>
    <w:rsid w:val="006D1C84"/>
    <w:rsid w:val="006D1F9B"/>
    <w:rsid w:val="006D275D"/>
    <w:rsid w:val="006D28C9"/>
    <w:rsid w:val="006D2B66"/>
    <w:rsid w:val="006D33C0"/>
    <w:rsid w:val="006D33E3"/>
    <w:rsid w:val="006D3875"/>
    <w:rsid w:val="006D3C88"/>
    <w:rsid w:val="006D3D8E"/>
    <w:rsid w:val="006D4205"/>
    <w:rsid w:val="006D4891"/>
    <w:rsid w:val="006D504B"/>
    <w:rsid w:val="006D558D"/>
    <w:rsid w:val="006D5608"/>
    <w:rsid w:val="006D562F"/>
    <w:rsid w:val="006D57E8"/>
    <w:rsid w:val="006D5827"/>
    <w:rsid w:val="006D5856"/>
    <w:rsid w:val="006D5A7D"/>
    <w:rsid w:val="006D5D4A"/>
    <w:rsid w:val="006D5F44"/>
    <w:rsid w:val="006D5FBE"/>
    <w:rsid w:val="006D61BD"/>
    <w:rsid w:val="006D6497"/>
    <w:rsid w:val="006D6FFD"/>
    <w:rsid w:val="006D7F6A"/>
    <w:rsid w:val="006E0043"/>
    <w:rsid w:val="006E049F"/>
    <w:rsid w:val="006E081F"/>
    <w:rsid w:val="006E0F74"/>
    <w:rsid w:val="006E1220"/>
    <w:rsid w:val="006E131B"/>
    <w:rsid w:val="006E1395"/>
    <w:rsid w:val="006E191D"/>
    <w:rsid w:val="006E24CB"/>
    <w:rsid w:val="006E2594"/>
    <w:rsid w:val="006E27B8"/>
    <w:rsid w:val="006E297C"/>
    <w:rsid w:val="006E2ABA"/>
    <w:rsid w:val="006E3440"/>
    <w:rsid w:val="006E3E85"/>
    <w:rsid w:val="006E4821"/>
    <w:rsid w:val="006E4E59"/>
    <w:rsid w:val="006E5CCB"/>
    <w:rsid w:val="006E67BB"/>
    <w:rsid w:val="006E6A5C"/>
    <w:rsid w:val="006E6B37"/>
    <w:rsid w:val="006E6C4C"/>
    <w:rsid w:val="006E7C75"/>
    <w:rsid w:val="006F00F0"/>
    <w:rsid w:val="006F0640"/>
    <w:rsid w:val="006F09FA"/>
    <w:rsid w:val="006F0ADE"/>
    <w:rsid w:val="006F0E2E"/>
    <w:rsid w:val="006F0E78"/>
    <w:rsid w:val="006F0FAA"/>
    <w:rsid w:val="006F12E0"/>
    <w:rsid w:val="006F1329"/>
    <w:rsid w:val="006F1432"/>
    <w:rsid w:val="006F29BC"/>
    <w:rsid w:val="006F2D52"/>
    <w:rsid w:val="006F30B0"/>
    <w:rsid w:val="006F30E8"/>
    <w:rsid w:val="006F33B7"/>
    <w:rsid w:val="006F3513"/>
    <w:rsid w:val="006F376C"/>
    <w:rsid w:val="006F390F"/>
    <w:rsid w:val="006F499E"/>
    <w:rsid w:val="006F4B14"/>
    <w:rsid w:val="006F514D"/>
    <w:rsid w:val="006F576E"/>
    <w:rsid w:val="006F5B5D"/>
    <w:rsid w:val="006F5C48"/>
    <w:rsid w:val="006F65B9"/>
    <w:rsid w:val="006F6619"/>
    <w:rsid w:val="006F67B6"/>
    <w:rsid w:val="006F6843"/>
    <w:rsid w:val="006F69EA"/>
    <w:rsid w:val="006F710A"/>
    <w:rsid w:val="006F7533"/>
    <w:rsid w:val="006F7689"/>
    <w:rsid w:val="006F77F0"/>
    <w:rsid w:val="006F78CB"/>
    <w:rsid w:val="006F7BBC"/>
    <w:rsid w:val="006F7CB3"/>
    <w:rsid w:val="006F7D5F"/>
    <w:rsid w:val="006F7F23"/>
    <w:rsid w:val="007008A4"/>
    <w:rsid w:val="00700C7A"/>
    <w:rsid w:val="00701195"/>
    <w:rsid w:val="007013A5"/>
    <w:rsid w:val="00701405"/>
    <w:rsid w:val="0070169A"/>
    <w:rsid w:val="007016ED"/>
    <w:rsid w:val="00701716"/>
    <w:rsid w:val="00701B44"/>
    <w:rsid w:val="007021C9"/>
    <w:rsid w:val="00702588"/>
    <w:rsid w:val="0070314D"/>
    <w:rsid w:val="00703D36"/>
    <w:rsid w:val="00704B27"/>
    <w:rsid w:val="00704E4A"/>
    <w:rsid w:val="00704E80"/>
    <w:rsid w:val="00705481"/>
    <w:rsid w:val="00705C68"/>
    <w:rsid w:val="0070679C"/>
    <w:rsid w:val="007068E1"/>
    <w:rsid w:val="00706F1D"/>
    <w:rsid w:val="00706FC3"/>
    <w:rsid w:val="007070EA"/>
    <w:rsid w:val="00707D16"/>
    <w:rsid w:val="00707FF9"/>
    <w:rsid w:val="007103AC"/>
    <w:rsid w:val="0071077A"/>
    <w:rsid w:val="00710BB1"/>
    <w:rsid w:val="00710D92"/>
    <w:rsid w:val="0071131F"/>
    <w:rsid w:val="0071139F"/>
    <w:rsid w:val="00711428"/>
    <w:rsid w:val="00711481"/>
    <w:rsid w:val="0071155B"/>
    <w:rsid w:val="00711AD6"/>
    <w:rsid w:val="0071293E"/>
    <w:rsid w:val="00712ABB"/>
    <w:rsid w:val="00712BFB"/>
    <w:rsid w:val="00712CAF"/>
    <w:rsid w:val="00712E92"/>
    <w:rsid w:val="00714E8E"/>
    <w:rsid w:val="00714E9C"/>
    <w:rsid w:val="00714F49"/>
    <w:rsid w:val="00715B8D"/>
    <w:rsid w:val="00716534"/>
    <w:rsid w:val="007169C3"/>
    <w:rsid w:val="00716A35"/>
    <w:rsid w:val="007177E0"/>
    <w:rsid w:val="007178CA"/>
    <w:rsid w:val="00717D14"/>
    <w:rsid w:val="007200B8"/>
    <w:rsid w:val="007201F6"/>
    <w:rsid w:val="00720984"/>
    <w:rsid w:val="00720B7D"/>
    <w:rsid w:val="00720C9A"/>
    <w:rsid w:val="00721220"/>
    <w:rsid w:val="00721403"/>
    <w:rsid w:val="00721457"/>
    <w:rsid w:val="007216CF"/>
    <w:rsid w:val="00721D03"/>
    <w:rsid w:val="007222C2"/>
    <w:rsid w:val="0072277E"/>
    <w:rsid w:val="00722A70"/>
    <w:rsid w:val="00722D29"/>
    <w:rsid w:val="0072301C"/>
    <w:rsid w:val="0072369B"/>
    <w:rsid w:val="00723F4E"/>
    <w:rsid w:val="0072405E"/>
    <w:rsid w:val="0072407C"/>
    <w:rsid w:val="00724791"/>
    <w:rsid w:val="00725AEF"/>
    <w:rsid w:val="00726D5D"/>
    <w:rsid w:val="0072712E"/>
    <w:rsid w:val="00727188"/>
    <w:rsid w:val="0072753E"/>
    <w:rsid w:val="0072755F"/>
    <w:rsid w:val="00730CE1"/>
    <w:rsid w:val="007316BB"/>
    <w:rsid w:val="007317DA"/>
    <w:rsid w:val="00731C83"/>
    <w:rsid w:val="00731D7D"/>
    <w:rsid w:val="00731D8F"/>
    <w:rsid w:val="00732373"/>
    <w:rsid w:val="00732559"/>
    <w:rsid w:val="007328DF"/>
    <w:rsid w:val="00732B43"/>
    <w:rsid w:val="00732BD9"/>
    <w:rsid w:val="00732CBA"/>
    <w:rsid w:val="00732D69"/>
    <w:rsid w:val="0073345A"/>
    <w:rsid w:val="0073391F"/>
    <w:rsid w:val="0073397D"/>
    <w:rsid w:val="00733CD5"/>
    <w:rsid w:val="0073452D"/>
    <w:rsid w:val="007357B9"/>
    <w:rsid w:val="00735B6E"/>
    <w:rsid w:val="0073601E"/>
    <w:rsid w:val="007362A1"/>
    <w:rsid w:val="007363BE"/>
    <w:rsid w:val="007363DA"/>
    <w:rsid w:val="00736800"/>
    <w:rsid w:val="0073689C"/>
    <w:rsid w:val="00736B9A"/>
    <w:rsid w:val="00736C1E"/>
    <w:rsid w:val="00737AEB"/>
    <w:rsid w:val="00737FE8"/>
    <w:rsid w:val="0074001F"/>
    <w:rsid w:val="007400D8"/>
    <w:rsid w:val="00741272"/>
    <w:rsid w:val="007417B5"/>
    <w:rsid w:val="00741CA0"/>
    <w:rsid w:val="007428D3"/>
    <w:rsid w:val="00742F58"/>
    <w:rsid w:val="0074312F"/>
    <w:rsid w:val="0074350F"/>
    <w:rsid w:val="00743900"/>
    <w:rsid w:val="00743CFB"/>
    <w:rsid w:val="007440DE"/>
    <w:rsid w:val="00744CC5"/>
    <w:rsid w:val="00744E50"/>
    <w:rsid w:val="00744F39"/>
    <w:rsid w:val="00745257"/>
    <w:rsid w:val="00745259"/>
    <w:rsid w:val="00745E38"/>
    <w:rsid w:val="00745FA8"/>
    <w:rsid w:val="00746180"/>
    <w:rsid w:val="00746637"/>
    <w:rsid w:val="00746931"/>
    <w:rsid w:val="00746B8A"/>
    <w:rsid w:val="00746E22"/>
    <w:rsid w:val="00747259"/>
    <w:rsid w:val="00747536"/>
    <w:rsid w:val="0074772B"/>
    <w:rsid w:val="0074780E"/>
    <w:rsid w:val="00747839"/>
    <w:rsid w:val="00747A0D"/>
    <w:rsid w:val="00747A57"/>
    <w:rsid w:val="00747C57"/>
    <w:rsid w:val="00747D2F"/>
    <w:rsid w:val="00747FB0"/>
    <w:rsid w:val="007500F0"/>
    <w:rsid w:val="007501F2"/>
    <w:rsid w:val="007506C3"/>
    <w:rsid w:val="00750FFF"/>
    <w:rsid w:val="007511D3"/>
    <w:rsid w:val="007514B4"/>
    <w:rsid w:val="00751654"/>
    <w:rsid w:val="00751701"/>
    <w:rsid w:val="00751785"/>
    <w:rsid w:val="0075184E"/>
    <w:rsid w:val="00752594"/>
    <w:rsid w:val="00752635"/>
    <w:rsid w:val="007526A2"/>
    <w:rsid w:val="00752932"/>
    <w:rsid w:val="00752943"/>
    <w:rsid w:val="00752DF3"/>
    <w:rsid w:val="00753228"/>
    <w:rsid w:val="0075392B"/>
    <w:rsid w:val="00753D15"/>
    <w:rsid w:val="00754083"/>
    <w:rsid w:val="007553FE"/>
    <w:rsid w:val="00755638"/>
    <w:rsid w:val="007563D0"/>
    <w:rsid w:val="00756455"/>
    <w:rsid w:val="0075652F"/>
    <w:rsid w:val="007568CD"/>
    <w:rsid w:val="00756A63"/>
    <w:rsid w:val="00756C3C"/>
    <w:rsid w:val="00756C8D"/>
    <w:rsid w:val="00756CE6"/>
    <w:rsid w:val="00756E52"/>
    <w:rsid w:val="00757C74"/>
    <w:rsid w:val="007609F2"/>
    <w:rsid w:val="00760B7F"/>
    <w:rsid w:val="00760DDB"/>
    <w:rsid w:val="0076102D"/>
    <w:rsid w:val="00761382"/>
    <w:rsid w:val="007615AD"/>
    <w:rsid w:val="00761879"/>
    <w:rsid w:val="00761A1C"/>
    <w:rsid w:val="00761D83"/>
    <w:rsid w:val="00761DED"/>
    <w:rsid w:val="00761F4A"/>
    <w:rsid w:val="00762546"/>
    <w:rsid w:val="0076287B"/>
    <w:rsid w:val="00762C64"/>
    <w:rsid w:val="00763002"/>
    <w:rsid w:val="007632CB"/>
    <w:rsid w:val="00763661"/>
    <w:rsid w:val="007636E6"/>
    <w:rsid w:val="0076385A"/>
    <w:rsid w:val="0076411C"/>
    <w:rsid w:val="007647F5"/>
    <w:rsid w:val="00764B44"/>
    <w:rsid w:val="00764CC6"/>
    <w:rsid w:val="00765062"/>
    <w:rsid w:val="00765888"/>
    <w:rsid w:val="00765A91"/>
    <w:rsid w:val="00766540"/>
    <w:rsid w:val="00766CA4"/>
    <w:rsid w:val="00766F04"/>
    <w:rsid w:val="00767436"/>
    <w:rsid w:val="0076755F"/>
    <w:rsid w:val="00767594"/>
    <w:rsid w:val="00767735"/>
    <w:rsid w:val="0076797A"/>
    <w:rsid w:val="00767C3F"/>
    <w:rsid w:val="00767C76"/>
    <w:rsid w:val="00770235"/>
    <w:rsid w:val="007704EF"/>
    <w:rsid w:val="007708FD"/>
    <w:rsid w:val="00770A22"/>
    <w:rsid w:val="00770D96"/>
    <w:rsid w:val="00771125"/>
    <w:rsid w:val="00771898"/>
    <w:rsid w:val="00771982"/>
    <w:rsid w:val="007719E5"/>
    <w:rsid w:val="00771C10"/>
    <w:rsid w:val="00771E1E"/>
    <w:rsid w:val="007724C7"/>
    <w:rsid w:val="007725AA"/>
    <w:rsid w:val="007726A1"/>
    <w:rsid w:val="00772A15"/>
    <w:rsid w:val="00772D56"/>
    <w:rsid w:val="00773395"/>
    <w:rsid w:val="0077383F"/>
    <w:rsid w:val="00773A75"/>
    <w:rsid w:val="00773BC0"/>
    <w:rsid w:val="00773E42"/>
    <w:rsid w:val="00774665"/>
    <w:rsid w:val="0077495C"/>
    <w:rsid w:val="00774B15"/>
    <w:rsid w:val="00774B6E"/>
    <w:rsid w:val="007755AF"/>
    <w:rsid w:val="00775B8C"/>
    <w:rsid w:val="00775F81"/>
    <w:rsid w:val="00775FD9"/>
    <w:rsid w:val="0077600E"/>
    <w:rsid w:val="007760FC"/>
    <w:rsid w:val="00776124"/>
    <w:rsid w:val="00776459"/>
    <w:rsid w:val="00776CCE"/>
    <w:rsid w:val="007775B9"/>
    <w:rsid w:val="0077766B"/>
    <w:rsid w:val="00777670"/>
    <w:rsid w:val="00777CF6"/>
    <w:rsid w:val="007802C9"/>
    <w:rsid w:val="00780626"/>
    <w:rsid w:val="00780A90"/>
    <w:rsid w:val="00780E1F"/>
    <w:rsid w:val="00780FA8"/>
    <w:rsid w:val="007818D7"/>
    <w:rsid w:val="00781A92"/>
    <w:rsid w:val="00781D8C"/>
    <w:rsid w:val="00781DB2"/>
    <w:rsid w:val="007824CF"/>
    <w:rsid w:val="00782B79"/>
    <w:rsid w:val="00782BEC"/>
    <w:rsid w:val="00782D97"/>
    <w:rsid w:val="00783028"/>
    <w:rsid w:val="0078324B"/>
    <w:rsid w:val="00783765"/>
    <w:rsid w:val="00783CE3"/>
    <w:rsid w:val="00783E69"/>
    <w:rsid w:val="00783F13"/>
    <w:rsid w:val="007843B2"/>
    <w:rsid w:val="00784BEB"/>
    <w:rsid w:val="00784E38"/>
    <w:rsid w:val="00784E4D"/>
    <w:rsid w:val="00784FD2"/>
    <w:rsid w:val="0078586E"/>
    <w:rsid w:val="007858AA"/>
    <w:rsid w:val="00785B5C"/>
    <w:rsid w:val="007861D0"/>
    <w:rsid w:val="00786D1E"/>
    <w:rsid w:val="007871FD"/>
    <w:rsid w:val="007874CD"/>
    <w:rsid w:val="00787670"/>
    <w:rsid w:val="007878EF"/>
    <w:rsid w:val="00787A3F"/>
    <w:rsid w:val="007903BC"/>
    <w:rsid w:val="00790B21"/>
    <w:rsid w:val="00790BC1"/>
    <w:rsid w:val="00790E28"/>
    <w:rsid w:val="00791201"/>
    <w:rsid w:val="00791B0F"/>
    <w:rsid w:val="00791D30"/>
    <w:rsid w:val="0079228B"/>
    <w:rsid w:val="0079234A"/>
    <w:rsid w:val="00792B97"/>
    <w:rsid w:val="00792BF3"/>
    <w:rsid w:val="00792CAF"/>
    <w:rsid w:val="0079317F"/>
    <w:rsid w:val="007933B7"/>
    <w:rsid w:val="00793552"/>
    <w:rsid w:val="007937F4"/>
    <w:rsid w:val="00793D78"/>
    <w:rsid w:val="00793E10"/>
    <w:rsid w:val="00793E5A"/>
    <w:rsid w:val="00793FBD"/>
    <w:rsid w:val="00794585"/>
    <w:rsid w:val="007946A0"/>
    <w:rsid w:val="007948C0"/>
    <w:rsid w:val="007949E3"/>
    <w:rsid w:val="00794C76"/>
    <w:rsid w:val="00794D2B"/>
    <w:rsid w:val="00794D9D"/>
    <w:rsid w:val="0079508E"/>
    <w:rsid w:val="007951C9"/>
    <w:rsid w:val="00795451"/>
    <w:rsid w:val="00795A88"/>
    <w:rsid w:val="00795B1E"/>
    <w:rsid w:val="00795E7B"/>
    <w:rsid w:val="0079600E"/>
    <w:rsid w:val="00796210"/>
    <w:rsid w:val="007967C5"/>
    <w:rsid w:val="00796C6F"/>
    <w:rsid w:val="0079721D"/>
    <w:rsid w:val="00797360"/>
    <w:rsid w:val="007977BF"/>
    <w:rsid w:val="00797CE9"/>
    <w:rsid w:val="00797D93"/>
    <w:rsid w:val="007A02B2"/>
    <w:rsid w:val="007A03E7"/>
    <w:rsid w:val="007A063C"/>
    <w:rsid w:val="007A0653"/>
    <w:rsid w:val="007A0C54"/>
    <w:rsid w:val="007A0E29"/>
    <w:rsid w:val="007A11DE"/>
    <w:rsid w:val="007A1582"/>
    <w:rsid w:val="007A1E0D"/>
    <w:rsid w:val="007A22EB"/>
    <w:rsid w:val="007A3770"/>
    <w:rsid w:val="007A38EF"/>
    <w:rsid w:val="007A3BD1"/>
    <w:rsid w:val="007A46C6"/>
    <w:rsid w:val="007A4E46"/>
    <w:rsid w:val="007A4F1F"/>
    <w:rsid w:val="007A5146"/>
    <w:rsid w:val="007A52C5"/>
    <w:rsid w:val="007A551E"/>
    <w:rsid w:val="007A58C6"/>
    <w:rsid w:val="007A5941"/>
    <w:rsid w:val="007A59A2"/>
    <w:rsid w:val="007A5A3E"/>
    <w:rsid w:val="007A5B95"/>
    <w:rsid w:val="007A5BE2"/>
    <w:rsid w:val="007A5CFF"/>
    <w:rsid w:val="007A5D0D"/>
    <w:rsid w:val="007A6052"/>
    <w:rsid w:val="007A67D1"/>
    <w:rsid w:val="007A6BF1"/>
    <w:rsid w:val="007A7091"/>
    <w:rsid w:val="007A756A"/>
    <w:rsid w:val="007A761E"/>
    <w:rsid w:val="007A7B48"/>
    <w:rsid w:val="007B01E9"/>
    <w:rsid w:val="007B0307"/>
    <w:rsid w:val="007B034F"/>
    <w:rsid w:val="007B039A"/>
    <w:rsid w:val="007B0508"/>
    <w:rsid w:val="007B05CD"/>
    <w:rsid w:val="007B0E7E"/>
    <w:rsid w:val="007B140C"/>
    <w:rsid w:val="007B1574"/>
    <w:rsid w:val="007B1CC9"/>
    <w:rsid w:val="007B1F88"/>
    <w:rsid w:val="007B2333"/>
    <w:rsid w:val="007B23D9"/>
    <w:rsid w:val="007B25DE"/>
    <w:rsid w:val="007B29C0"/>
    <w:rsid w:val="007B2E91"/>
    <w:rsid w:val="007B34E3"/>
    <w:rsid w:val="007B38F3"/>
    <w:rsid w:val="007B3A90"/>
    <w:rsid w:val="007B3E70"/>
    <w:rsid w:val="007B4216"/>
    <w:rsid w:val="007B4801"/>
    <w:rsid w:val="007B4BDE"/>
    <w:rsid w:val="007B4D64"/>
    <w:rsid w:val="007B51C6"/>
    <w:rsid w:val="007B52F8"/>
    <w:rsid w:val="007B532D"/>
    <w:rsid w:val="007B5739"/>
    <w:rsid w:val="007B5837"/>
    <w:rsid w:val="007B593C"/>
    <w:rsid w:val="007B59B3"/>
    <w:rsid w:val="007B5C8E"/>
    <w:rsid w:val="007B5F61"/>
    <w:rsid w:val="007B600A"/>
    <w:rsid w:val="007B60EB"/>
    <w:rsid w:val="007B6422"/>
    <w:rsid w:val="007B6807"/>
    <w:rsid w:val="007B6873"/>
    <w:rsid w:val="007B68D3"/>
    <w:rsid w:val="007B6B93"/>
    <w:rsid w:val="007B6CE1"/>
    <w:rsid w:val="007B6D6E"/>
    <w:rsid w:val="007B6DB2"/>
    <w:rsid w:val="007B784E"/>
    <w:rsid w:val="007B7888"/>
    <w:rsid w:val="007B7AE7"/>
    <w:rsid w:val="007B7BE5"/>
    <w:rsid w:val="007C0180"/>
    <w:rsid w:val="007C0251"/>
    <w:rsid w:val="007C09C1"/>
    <w:rsid w:val="007C11E0"/>
    <w:rsid w:val="007C1324"/>
    <w:rsid w:val="007C14E8"/>
    <w:rsid w:val="007C190F"/>
    <w:rsid w:val="007C195E"/>
    <w:rsid w:val="007C21C6"/>
    <w:rsid w:val="007C2814"/>
    <w:rsid w:val="007C3422"/>
    <w:rsid w:val="007C3503"/>
    <w:rsid w:val="007C36CF"/>
    <w:rsid w:val="007C3E3E"/>
    <w:rsid w:val="007C3F0C"/>
    <w:rsid w:val="007C3FCB"/>
    <w:rsid w:val="007C4215"/>
    <w:rsid w:val="007C4B12"/>
    <w:rsid w:val="007C4F2E"/>
    <w:rsid w:val="007C5085"/>
    <w:rsid w:val="007C6755"/>
    <w:rsid w:val="007C6ED8"/>
    <w:rsid w:val="007C7027"/>
    <w:rsid w:val="007C7B39"/>
    <w:rsid w:val="007C7B66"/>
    <w:rsid w:val="007C7BC7"/>
    <w:rsid w:val="007C7E7C"/>
    <w:rsid w:val="007D0580"/>
    <w:rsid w:val="007D0D36"/>
    <w:rsid w:val="007D10DE"/>
    <w:rsid w:val="007D1160"/>
    <w:rsid w:val="007D1A9F"/>
    <w:rsid w:val="007D1EA7"/>
    <w:rsid w:val="007D21CA"/>
    <w:rsid w:val="007D24E0"/>
    <w:rsid w:val="007D2527"/>
    <w:rsid w:val="007D2646"/>
    <w:rsid w:val="007D2C5D"/>
    <w:rsid w:val="007D3369"/>
    <w:rsid w:val="007D3453"/>
    <w:rsid w:val="007D37D4"/>
    <w:rsid w:val="007D4BD8"/>
    <w:rsid w:val="007D4D2B"/>
    <w:rsid w:val="007D4D91"/>
    <w:rsid w:val="007D4DDB"/>
    <w:rsid w:val="007D4EEC"/>
    <w:rsid w:val="007D513D"/>
    <w:rsid w:val="007D5351"/>
    <w:rsid w:val="007D6FCC"/>
    <w:rsid w:val="007D7297"/>
    <w:rsid w:val="007D744E"/>
    <w:rsid w:val="007D7501"/>
    <w:rsid w:val="007D7522"/>
    <w:rsid w:val="007D7968"/>
    <w:rsid w:val="007D7A5C"/>
    <w:rsid w:val="007E0300"/>
    <w:rsid w:val="007E0459"/>
    <w:rsid w:val="007E0D76"/>
    <w:rsid w:val="007E10EB"/>
    <w:rsid w:val="007E1433"/>
    <w:rsid w:val="007E19AD"/>
    <w:rsid w:val="007E1B97"/>
    <w:rsid w:val="007E1C11"/>
    <w:rsid w:val="007E1D21"/>
    <w:rsid w:val="007E1FB6"/>
    <w:rsid w:val="007E261C"/>
    <w:rsid w:val="007E2C99"/>
    <w:rsid w:val="007E2DDA"/>
    <w:rsid w:val="007E3022"/>
    <w:rsid w:val="007E31A0"/>
    <w:rsid w:val="007E3F36"/>
    <w:rsid w:val="007E460C"/>
    <w:rsid w:val="007E4C93"/>
    <w:rsid w:val="007E4E53"/>
    <w:rsid w:val="007E5025"/>
    <w:rsid w:val="007E511F"/>
    <w:rsid w:val="007E51FB"/>
    <w:rsid w:val="007E55E3"/>
    <w:rsid w:val="007E5C5E"/>
    <w:rsid w:val="007E6066"/>
    <w:rsid w:val="007E60D5"/>
    <w:rsid w:val="007E6165"/>
    <w:rsid w:val="007E627C"/>
    <w:rsid w:val="007E678F"/>
    <w:rsid w:val="007E690A"/>
    <w:rsid w:val="007E69A9"/>
    <w:rsid w:val="007E69C0"/>
    <w:rsid w:val="007E6B07"/>
    <w:rsid w:val="007E6E34"/>
    <w:rsid w:val="007E6E7C"/>
    <w:rsid w:val="007E6FAC"/>
    <w:rsid w:val="007E7086"/>
    <w:rsid w:val="007E7670"/>
    <w:rsid w:val="007E77F2"/>
    <w:rsid w:val="007E7949"/>
    <w:rsid w:val="007E7B51"/>
    <w:rsid w:val="007E7E3D"/>
    <w:rsid w:val="007E7F72"/>
    <w:rsid w:val="007F00CD"/>
    <w:rsid w:val="007F0412"/>
    <w:rsid w:val="007F04C5"/>
    <w:rsid w:val="007F06A5"/>
    <w:rsid w:val="007F0CC9"/>
    <w:rsid w:val="007F0D07"/>
    <w:rsid w:val="007F0D08"/>
    <w:rsid w:val="007F0D14"/>
    <w:rsid w:val="007F0D46"/>
    <w:rsid w:val="007F0F54"/>
    <w:rsid w:val="007F1255"/>
    <w:rsid w:val="007F1E68"/>
    <w:rsid w:val="007F1EBA"/>
    <w:rsid w:val="007F214C"/>
    <w:rsid w:val="007F2959"/>
    <w:rsid w:val="007F2A62"/>
    <w:rsid w:val="007F2AC7"/>
    <w:rsid w:val="007F2B84"/>
    <w:rsid w:val="007F3135"/>
    <w:rsid w:val="007F350F"/>
    <w:rsid w:val="007F3BA4"/>
    <w:rsid w:val="007F4141"/>
    <w:rsid w:val="007F420C"/>
    <w:rsid w:val="007F4EB3"/>
    <w:rsid w:val="007F5057"/>
    <w:rsid w:val="007F51BA"/>
    <w:rsid w:val="007F521D"/>
    <w:rsid w:val="007F524C"/>
    <w:rsid w:val="007F5497"/>
    <w:rsid w:val="007F5BEA"/>
    <w:rsid w:val="007F601C"/>
    <w:rsid w:val="007F64F3"/>
    <w:rsid w:val="007F6568"/>
    <w:rsid w:val="007F68BF"/>
    <w:rsid w:val="007F6EE4"/>
    <w:rsid w:val="007F6F46"/>
    <w:rsid w:val="007F704A"/>
    <w:rsid w:val="007F71EE"/>
    <w:rsid w:val="007F76E5"/>
    <w:rsid w:val="007F7E42"/>
    <w:rsid w:val="00800258"/>
    <w:rsid w:val="008003D7"/>
    <w:rsid w:val="00800C2A"/>
    <w:rsid w:val="0080122A"/>
    <w:rsid w:val="00801683"/>
    <w:rsid w:val="00801B86"/>
    <w:rsid w:val="00802024"/>
    <w:rsid w:val="0080213D"/>
    <w:rsid w:val="008022E5"/>
    <w:rsid w:val="008025A7"/>
    <w:rsid w:val="008025AD"/>
    <w:rsid w:val="008026E9"/>
    <w:rsid w:val="008027E2"/>
    <w:rsid w:val="00802DA6"/>
    <w:rsid w:val="00803066"/>
    <w:rsid w:val="008030F2"/>
    <w:rsid w:val="0080349F"/>
    <w:rsid w:val="0080368F"/>
    <w:rsid w:val="00803827"/>
    <w:rsid w:val="0080398F"/>
    <w:rsid w:val="00803FEB"/>
    <w:rsid w:val="00804219"/>
    <w:rsid w:val="00804494"/>
    <w:rsid w:val="00804530"/>
    <w:rsid w:val="008045DA"/>
    <w:rsid w:val="00804628"/>
    <w:rsid w:val="00804966"/>
    <w:rsid w:val="00804DB0"/>
    <w:rsid w:val="0080543A"/>
    <w:rsid w:val="00805590"/>
    <w:rsid w:val="00805DA4"/>
    <w:rsid w:val="00805E1A"/>
    <w:rsid w:val="008065E4"/>
    <w:rsid w:val="00806718"/>
    <w:rsid w:val="00806A63"/>
    <w:rsid w:val="00806ADD"/>
    <w:rsid w:val="0080755B"/>
    <w:rsid w:val="008075A8"/>
    <w:rsid w:val="00807923"/>
    <w:rsid w:val="008079D6"/>
    <w:rsid w:val="00807CD0"/>
    <w:rsid w:val="00807FBE"/>
    <w:rsid w:val="0081007B"/>
    <w:rsid w:val="0081016E"/>
    <w:rsid w:val="0081031F"/>
    <w:rsid w:val="00810470"/>
    <w:rsid w:val="008108E4"/>
    <w:rsid w:val="00810DEA"/>
    <w:rsid w:val="00810F0F"/>
    <w:rsid w:val="00811103"/>
    <w:rsid w:val="00811128"/>
    <w:rsid w:val="00811420"/>
    <w:rsid w:val="00811824"/>
    <w:rsid w:val="008123C7"/>
    <w:rsid w:val="008124F3"/>
    <w:rsid w:val="00812A92"/>
    <w:rsid w:val="00812C2B"/>
    <w:rsid w:val="00813079"/>
    <w:rsid w:val="0081329A"/>
    <w:rsid w:val="008132C6"/>
    <w:rsid w:val="00813420"/>
    <w:rsid w:val="00813779"/>
    <w:rsid w:val="008139B6"/>
    <w:rsid w:val="00813F73"/>
    <w:rsid w:val="008141BF"/>
    <w:rsid w:val="0081432C"/>
    <w:rsid w:val="00814539"/>
    <w:rsid w:val="00814F95"/>
    <w:rsid w:val="00815028"/>
    <w:rsid w:val="00815551"/>
    <w:rsid w:val="00815557"/>
    <w:rsid w:val="00815865"/>
    <w:rsid w:val="008159BC"/>
    <w:rsid w:val="00816BA7"/>
    <w:rsid w:val="00816C48"/>
    <w:rsid w:val="00816E1E"/>
    <w:rsid w:val="00816EB6"/>
    <w:rsid w:val="00817029"/>
    <w:rsid w:val="0081729A"/>
    <w:rsid w:val="00817428"/>
    <w:rsid w:val="00817C22"/>
    <w:rsid w:val="00817C4A"/>
    <w:rsid w:val="00817F11"/>
    <w:rsid w:val="00817FEB"/>
    <w:rsid w:val="0082009E"/>
    <w:rsid w:val="00820634"/>
    <w:rsid w:val="008209C6"/>
    <w:rsid w:val="00820A01"/>
    <w:rsid w:val="0082104B"/>
    <w:rsid w:val="008211E7"/>
    <w:rsid w:val="00821655"/>
    <w:rsid w:val="008216A4"/>
    <w:rsid w:val="00821BA3"/>
    <w:rsid w:val="00821CEF"/>
    <w:rsid w:val="008221A7"/>
    <w:rsid w:val="0082264E"/>
    <w:rsid w:val="00822686"/>
    <w:rsid w:val="00822730"/>
    <w:rsid w:val="00822733"/>
    <w:rsid w:val="00822B77"/>
    <w:rsid w:val="008239CE"/>
    <w:rsid w:val="00823BA0"/>
    <w:rsid w:val="00823C4E"/>
    <w:rsid w:val="0082423F"/>
    <w:rsid w:val="00824EC1"/>
    <w:rsid w:val="00824F09"/>
    <w:rsid w:val="00824FA6"/>
    <w:rsid w:val="008253D5"/>
    <w:rsid w:val="00825ADF"/>
    <w:rsid w:val="00825F59"/>
    <w:rsid w:val="008261E4"/>
    <w:rsid w:val="008273BE"/>
    <w:rsid w:val="00827D6C"/>
    <w:rsid w:val="00827D86"/>
    <w:rsid w:val="008303BA"/>
    <w:rsid w:val="008308F9"/>
    <w:rsid w:val="00830942"/>
    <w:rsid w:val="00830AD5"/>
    <w:rsid w:val="00830FBF"/>
    <w:rsid w:val="008311DD"/>
    <w:rsid w:val="008316D8"/>
    <w:rsid w:val="0083170A"/>
    <w:rsid w:val="0083229A"/>
    <w:rsid w:val="0083267E"/>
    <w:rsid w:val="008329EC"/>
    <w:rsid w:val="00832B49"/>
    <w:rsid w:val="0083389F"/>
    <w:rsid w:val="00833B58"/>
    <w:rsid w:val="00833C9F"/>
    <w:rsid w:val="00833D91"/>
    <w:rsid w:val="00834B66"/>
    <w:rsid w:val="00835244"/>
    <w:rsid w:val="0083537F"/>
    <w:rsid w:val="0083569D"/>
    <w:rsid w:val="008356B8"/>
    <w:rsid w:val="008356F0"/>
    <w:rsid w:val="0083573A"/>
    <w:rsid w:val="0083573B"/>
    <w:rsid w:val="00835D01"/>
    <w:rsid w:val="008363F2"/>
    <w:rsid w:val="0083654E"/>
    <w:rsid w:val="008367F9"/>
    <w:rsid w:val="008368EE"/>
    <w:rsid w:val="00836988"/>
    <w:rsid w:val="00836A46"/>
    <w:rsid w:val="00836D67"/>
    <w:rsid w:val="00836DBB"/>
    <w:rsid w:val="00837BED"/>
    <w:rsid w:val="00837F01"/>
    <w:rsid w:val="008401CF"/>
    <w:rsid w:val="00840453"/>
    <w:rsid w:val="00840719"/>
    <w:rsid w:val="00840852"/>
    <w:rsid w:val="00840A01"/>
    <w:rsid w:val="00841113"/>
    <w:rsid w:val="008412BC"/>
    <w:rsid w:val="00841359"/>
    <w:rsid w:val="008413A7"/>
    <w:rsid w:val="008413E7"/>
    <w:rsid w:val="008416BC"/>
    <w:rsid w:val="008418F6"/>
    <w:rsid w:val="00841B2D"/>
    <w:rsid w:val="00841B3E"/>
    <w:rsid w:val="00841C17"/>
    <w:rsid w:val="008421B8"/>
    <w:rsid w:val="0084224D"/>
    <w:rsid w:val="00842B63"/>
    <w:rsid w:val="0084332A"/>
    <w:rsid w:val="00843598"/>
    <w:rsid w:val="00844FEC"/>
    <w:rsid w:val="0084516A"/>
    <w:rsid w:val="00845AAF"/>
    <w:rsid w:val="00845D6F"/>
    <w:rsid w:val="008464C3"/>
    <w:rsid w:val="00846761"/>
    <w:rsid w:val="00846B95"/>
    <w:rsid w:val="00846C75"/>
    <w:rsid w:val="00846E79"/>
    <w:rsid w:val="0084712D"/>
    <w:rsid w:val="008471BB"/>
    <w:rsid w:val="00847B30"/>
    <w:rsid w:val="00847C32"/>
    <w:rsid w:val="00847CEF"/>
    <w:rsid w:val="00847D2A"/>
    <w:rsid w:val="00847E0F"/>
    <w:rsid w:val="00847E7C"/>
    <w:rsid w:val="008503EC"/>
    <w:rsid w:val="00850531"/>
    <w:rsid w:val="00850936"/>
    <w:rsid w:val="00850CD6"/>
    <w:rsid w:val="00850F75"/>
    <w:rsid w:val="0085162F"/>
    <w:rsid w:val="00851781"/>
    <w:rsid w:val="0085180B"/>
    <w:rsid w:val="00851B24"/>
    <w:rsid w:val="008521B7"/>
    <w:rsid w:val="0085222D"/>
    <w:rsid w:val="008522BE"/>
    <w:rsid w:val="008528F4"/>
    <w:rsid w:val="00852B5A"/>
    <w:rsid w:val="00852D20"/>
    <w:rsid w:val="0085311A"/>
    <w:rsid w:val="00853D19"/>
    <w:rsid w:val="008547D9"/>
    <w:rsid w:val="008549EE"/>
    <w:rsid w:val="00854EED"/>
    <w:rsid w:val="0085526A"/>
    <w:rsid w:val="00855824"/>
    <w:rsid w:val="00855911"/>
    <w:rsid w:val="008559F6"/>
    <w:rsid w:val="00855C81"/>
    <w:rsid w:val="00855DA0"/>
    <w:rsid w:val="00856D24"/>
    <w:rsid w:val="00856DCF"/>
    <w:rsid w:val="008571D5"/>
    <w:rsid w:val="008573D4"/>
    <w:rsid w:val="008576B3"/>
    <w:rsid w:val="008578E3"/>
    <w:rsid w:val="0085793F"/>
    <w:rsid w:val="00857C34"/>
    <w:rsid w:val="00860635"/>
    <w:rsid w:val="00860CB8"/>
    <w:rsid w:val="00860D09"/>
    <w:rsid w:val="0086106C"/>
    <w:rsid w:val="00861093"/>
    <w:rsid w:val="00861140"/>
    <w:rsid w:val="00861382"/>
    <w:rsid w:val="008618BD"/>
    <w:rsid w:val="00861DCD"/>
    <w:rsid w:val="00861ED3"/>
    <w:rsid w:val="00862294"/>
    <w:rsid w:val="008626BA"/>
    <w:rsid w:val="00862E36"/>
    <w:rsid w:val="008634DD"/>
    <w:rsid w:val="00863904"/>
    <w:rsid w:val="00863D57"/>
    <w:rsid w:val="008640E1"/>
    <w:rsid w:val="0086428F"/>
    <w:rsid w:val="008645C5"/>
    <w:rsid w:val="0086496E"/>
    <w:rsid w:val="00864EE9"/>
    <w:rsid w:val="00864F64"/>
    <w:rsid w:val="008655D6"/>
    <w:rsid w:val="008655ED"/>
    <w:rsid w:val="0086594F"/>
    <w:rsid w:val="00865C1A"/>
    <w:rsid w:val="00865C8B"/>
    <w:rsid w:val="00865EAF"/>
    <w:rsid w:val="00866EFF"/>
    <w:rsid w:val="00867903"/>
    <w:rsid w:val="00867F13"/>
    <w:rsid w:val="008708F0"/>
    <w:rsid w:val="00870BE1"/>
    <w:rsid w:val="00871055"/>
    <w:rsid w:val="0087119B"/>
    <w:rsid w:val="0087259B"/>
    <w:rsid w:val="00872915"/>
    <w:rsid w:val="00872A97"/>
    <w:rsid w:val="00872F72"/>
    <w:rsid w:val="0087310A"/>
    <w:rsid w:val="00873140"/>
    <w:rsid w:val="00873B48"/>
    <w:rsid w:val="0087484D"/>
    <w:rsid w:val="008751A8"/>
    <w:rsid w:val="0087537C"/>
    <w:rsid w:val="00875800"/>
    <w:rsid w:val="00875975"/>
    <w:rsid w:val="00875C7A"/>
    <w:rsid w:val="00875CAD"/>
    <w:rsid w:val="008760A4"/>
    <w:rsid w:val="00876397"/>
    <w:rsid w:val="00876821"/>
    <w:rsid w:val="00876B2E"/>
    <w:rsid w:val="00876EC8"/>
    <w:rsid w:val="00876F1A"/>
    <w:rsid w:val="0087705F"/>
    <w:rsid w:val="008771FF"/>
    <w:rsid w:val="0087798A"/>
    <w:rsid w:val="00877E4E"/>
    <w:rsid w:val="00880785"/>
    <w:rsid w:val="008807CE"/>
    <w:rsid w:val="0088082D"/>
    <w:rsid w:val="00880DE5"/>
    <w:rsid w:val="00880F3C"/>
    <w:rsid w:val="00880FE5"/>
    <w:rsid w:val="00881330"/>
    <w:rsid w:val="0088139C"/>
    <w:rsid w:val="008817B4"/>
    <w:rsid w:val="008818B5"/>
    <w:rsid w:val="008818BE"/>
    <w:rsid w:val="00881BBB"/>
    <w:rsid w:val="00881CCD"/>
    <w:rsid w:val="00881DC1"/>
    <w:rsid w:val="00881FBB"/>
    <w:rsid w:val="00882606"/>
    <w:rsid w:val="00882711"/>
    <w:rsid w:val="00882CA1"/>
    <w:rsid w:val="00882F2E"/>
    <w:rsid w:val="00883715"/>
    <w:rsid w:val="00883A59"/>
    <w:rsid w:val="00884754"/>
    <w:rsid w:val="00884AD7"/>
    <w:rsid w:val="00884C48"/>
    <w:rsid w:val="008852DA"/>
    <w:rsid w:val="00885453"/>
    <w:rsid w:val="008854BA"/>
    <w:rsid w:val="008857ED"/>
    <w:rsid w:val="00885A2B"/>
    <w:rsid w:val="00885A30"/>
    <w:rsid w:val="00885D7B"/>
    <w:rsid w:val="00886963"/>
    <w:rsid w:val="00886D78"/>
    <w:rsid w:val="00886EBF"/>
    <w:rsid w:val="00887962"/>
    <w:rsid w:val="00887B0D"/>
    <w:rsid w:val="00887D0A"/>
    <w:rsid w:val="00887F60"/>
    <w:rsid w:val="008905B3"/>
    <w:rsid w:val="0089068E"/>
    <w:rsid w:val="00890756"/>
    <w:rsid w:val="00890DAB"/>
    <w:rsid w:val="00890E03"/>
    <w:rsid w:val="008910C8"/>
    <w:rsid w:val="008911F7"/>
    <w:rsid w:val="008913F1"/>
    <w:rsid w:val="0089159D"/>
    <w:rsid w:val="00891696"/>
    <w:rsid w:val="008918C6"/>
    <w:rsid w:val="00891D1B"/>
    <w:rsid w:val="00891D24"/>
    <w:rsid w:val="008925F9"/>
    <w:rsid w:val="00892B52"/>
    <w:rsid w:val="0089349C"/>
    <w:rsid w:val="0089352E"/>
    <w:rsid w:val="00893AD9"/>
    <w:rsid w:val="00893C3F"/>
    <w:rsid w:val="00893F74"/>
    <w:rsid w:val="008941F0"/>
    <w:rsid w:val="008949A2"/>
    <w:rsid w:val="00894B43"/>
    <w:rsid w:val="008951CC"/>
    <w:rsid w:val="00895255"/>
    <w:rsid w:val="008953D1"/>
    <w:rsid w:val="00895786"/>
    <w:rsid w:val="00896063"/>
    <w:rsid w:val="00896BC2"/>
    <w:rsid w:val="00896E9E"/>
    <w:rsid w:val="00897BDA"/>
    <w:rsid w:val="00897C5B"/>
    <w:rsid w:val="008A012C"/>
    <w:rsid w:val="008A058C"/>
    <w:rsid w:val="008A0D53"/>
    <w:rsid w:val="008A0D80"/>
    <w:rsid w:val="008A0DC8"/>
    <w:rsid w:val="008A122F"/>
    <w:rsid w:val="008A129F"/>
    <w:rsid w:val="008A150F"/>
    <w:rsid w:val="008A21A0"/>
    <w:rsid w:val="008A27FC"/>
    <w:rsid w:val="008A29FF"/>
    <w:rsid w:val="008A3198"/>
    <w:rsid w:val="008A326B"/>
    <w:rsid w:val="008A34C2"/>
    <w:rsid w:val="008A34D8"/>
    <w:rsid w:val="008A3900"/>
    <w:rsid w:val="008A3C1D"/>
    <w:rsid w:val="008A4886"/>
    <w:rsid w:val="008A4FF6"/>
    <w:rsid w:val="008A5632"/>
    <w:rsid w:val="008A57F8"/>
    <w:rsid w:val="008A5B77"/>
    <w:rsid w:val="008A5E4A"/>
    <w:rsid w:val="008A5FC4"/>
    <w:rsid w:val="008A61E2"/>
    <w:rsid w:val="008A63D1"/>
    <w:rsid w:val="008A69B6"/>
    <w:rsid w:val="008A6EC4"/>
    <w:rsid w:val="008A6F53"/>
    <w:rsid w:val="008A74A6"/>
    <w:rsid w:val="008A7B40"/>
    <w:rsid w:val="008A7B54"/>
    <w:rsid w:val="008A7C46"/>
    <w:rsid w:val="008A7D2D"/>
    <w:rsid w:val="008B0029"/>
    <w:rsid w:val="008B0231"/>
    <w:rsid w:val="008B0385"/>
    <w:rsid w:val="008B03AC"/>
    <w:rsid w:val="008B0D1B"/>
    <w:rsid w:val="008B1287"/>
    <w:rsid w:val="008B1A91"/>
    <w:rsid w:val="008B1D8D"/>
    <w:rsid w:val="008B1F26"/>
    <w:rsid w:val="008B24EA"/>
    <w:rsid w:val="008B25D0"/>
    <w:rsid w:val="008B2802"/>
    <w:rsid w:val="008B28A8"/>
    <w:rsid w:val="008B28E9"/>
    <w:rsid w:val="008B29C7"/>
    <w:rsid w:val="008B2AFD"/>
    <w:rsid w:val="008B32C4"/>
    <w:rsid w:val="008B33FD"/>
    <w:rsid w:val="008B383C"/>
    <w:rsid w:val="008B4332"/>
    <w:rsid w:val="008B4700"/>
    <w:rsid w:val="008B4777"/>
    <w:rsid w:val="008B4995"/>
    <w:rsid w:val="008B50D4"/>
    <w:rsid w:val="008B5939"/>
    <w:rsid w:val="008B5AC8"/>
    <w:rsid w:val="008B5C97"/>
    <w:rsid w:val="008B5D9F"/>
    <w:rsid w:val="008B5DA0"/>
    <w:rsid w:val="008B616A"/>
    <w:rsid w:val="008B62CE"/>
    <w:rsid w:val="008B6673"/>
    <w:rsid w:val="008B6ADB"/>
    <w:rsid w:val="008B6B31"/>
    <w:rsid w:val="008B7833"/>
    <w:rsid w:val="008C0450"/>
    <w:rsid w:val="008C06CC"/>
    <w:rsid w:val="008C095C"/>
    <w:rsid w:val="008C1119"/>
    <w:rsid w:val="008C183B"/>
    <w:rsid w:val="008C1BD3"/>
    <w:rsid w:val="008C1BF6"/>
    <w:rsid w:val="008C1C09"/>
    <w:rsid w:val="008C1DA5"/>
    <w:rsid w:val="008C2227"/>
    <w:rsid w:val="008C22C9"/>
    <w:rsid w:val="008C2677"/>
    <w:rsid w:val="008C2683"/>
    <w:rsid w:val="008C2CDE"/>
    <w:rsid w:val="008C368C"/>
    <w:rsid w:val="008C39D5"/>
    <w:rsid w:val="008C39E1"/>
    <w:rsid w:val="008C3B95"/>
    <w:rsid w:val="008C4586"/>
    <w:rsid w:val="008C4773"/>
    <w:rsid w:val="008C4944"/>
    <w:rsid w:val="008C4B74"/>
    <w:rsid w:val="008C4D85"/>
    <w:rsid w:val="008C510A"/>
    <w:rsid w:val="008C52CD"/>
    <w:rsid w:val="008C55BF"/>
    <w:rsid w:val="008C57D5"/>
    <w:rsid w:val="008C595B"/>
    <w:rsid w:val="008C5B84"/>
    <w:rsid w:val="008C5C2D"/>
    <w:rsid w:val="008C5D9B"/>
    <w:rsid w:val="008C65A1"/>
    <w:rsid w:val="008C65D3"/>
    <w:rsid w:val="008C672B"/>
    <w:rsid w:val="008C6C5E"/>
    <w:rsid w:val="008C6EC1"/>
    <w:rsid w:val="008C701F"/>
    <w:rsid w:val="008C732E"/>
    <w:rsid w:val="008C761C"/>
    <w:rsid w:val="008C7F1D"/>
    <w:rsid w:val="008D02ED"/>
    <w:rsid w:val="008D044E"/>
    <w:rsid w:val="008D086F"/>
    <w:rsid w:val="008D0ADA"/>
    <w:rsid w:val="008D0C58"/>
    <w:rsid w:val="008D10A5"/>
    <w:rsid w:val="008D10B7"/>
    <w:rsid w:val="008D16F0"/>
    <w:rsid w:val="008D1829"/>
    <w:rsid w:val="008D18BF"/>
    <w:rsid w:val="008D1DF9"/>
    <w:rsid w:val="008D1FC1"/>
    <w:rsid w:val="008D2020"/>
    <w:rsid w:val="008D2191"/>
    <w:rsid w:val="008D2294"/>
    <w:rsid w:val="008D256A"/>
    <w:rsid w:val="008D2885"/>
    <w:rsid w:val="008D292A"/>
    <w:rsid w:val="008D2D74"/>
    <w:rsid w:val="008D327A"/>
    <w:rsid w:val="008D3320"/>
    <w:rsid w:val="008D3397"/>
    <w:rsid w:val="008D350A"/>
    <w:rsid w:val="008D382B"/>
    <w:rsid w:val="008D3FBB"/>
    <w:rsid w:val="008D4153"/>
    <w:rsid w:val="008D454A"/>
    <w:rsid w:val="008D4EE3"/>
    <w:rsid w:val="008D51B4"/>
    <w:rsid w:val="008D56B9"/>
    <w:rsid w:val="008D5733"/>
    <w:rsid w:val="008D5E76"/>
    <w:rsid w:val="008D5EBB"/>
    <w:rsid w:val="008D6478"/>
    <w:rsid w:val="008D6E21"/>
    <w:rsid w:val="008D76E5"/>
    <w:rsid w:val="008D7AF8"/>
    <w:rsid w:val="008D7DE8"/>
    <w:rsid w:val="008D7E3F"/>
    <w:rsid w:val="008E047D"/>
    <w:rsid w:val="008E059A"/>
    <w:rsid w:val="008E107C"/>
    <w:rsid w:val="008E1276"/>
    <w:rsid w:val="008E15A1"/>
    <w:rsid w:val="008E1975"/>
    <w:rsid w:val="008E1A4F"/>
    <w:rsid w:val="008E1BF9"/>
    <w:rsid w:val="008E1D55"/>
    <w:rsid w:val="008E2217"/>
    <w:rsid w:val="008E24A7"/>
    <w:rsid w:val="008E2AEE"/>
    <w:rsid w:val="008E2C25"/>
    <w:rsid w:val="008E3262"/>
    <w:rsid w:val="008E3633"/>
    <w:rsid w:val="008E37EF"/>
    <w:rsid w:val="008E38C0"/>
    <w:rsid w:val="008E442F"/>
    <w:rsid w:val="008E4D57"/>
    <w:rsid w:val="008E5024"/>
    <w:rsid w:val="008E56E7"/>
    <w:rsid w:val="008E58B6"/>
    <w:rsid w:val="008E61D0"/>
    <w:rsid w:val="008E69F5"/>
    <w:rsid w:val="008E6CF8"/>
    <w:rsid w:val="008E7529"/>
    <w:rsid w:val="008F09D5"/>
    <w:rsid w:val="008F0BC5"/>
    <w:rsid w:val="008F1099"/>
    <w:rsid w:val="008F1DCD"/>
    <w:rsid w:val="008F2D97"/>
    <w:rsid w:val="008F2E7C"/>
    <w:rsid w:val="008F2F73"/>
    <w:rsid w:val="008F319D"/>
    <w:rsid w:val="008F34A8"/>
    <w:rsid w:val="008F3AFE"/>
    <w:rsid w:val="008F3C5B"/>
    <w:rsid w:val="008F3DAA"/>
    <w:rsid w:val="008F41CC"/>
    <w:rsid w:val="008F42DD"/>
    <w:rsid w:val="008F4D30"/>
    <w:rsid w:val="008F4FF2"/>
    <w:rsid w:val="008F5819"/>
    <w:rsid w:val="008F58C2"/>
    <w:rsid w:val="008F5C8B"/>
    <w:rsid w:val="008F5D4C"/>
    <w:rsid w:val="008F5F56"/>
    <w:rsid w:val="008F60A3"/>
    <w:rsid w:val="008F6412"/>
    <w:rsid w:val="008F6A8C"/>
    <w:rsid w:val="008F6EE4"/>
    <w:rsid w:val="008F76E4"/>
    <w:rsid w:val="008F78A7"/>
    <w:rsid w:val="0090014C"/>
    <w:rsid w:val="0090025B"/>
    <w:rsid w:val="009008A6"/>
    <w:rsid w:val="00900B1B"/>
    <w:rsid w:val="00901497"/>
    <w:rsid w:val="009015C1"/>
    <w:rsid w:val="009018AF"/>
    <w:rsid w:val="00901D06"/>
    <w:rsid w:val="00901E20"/>
    <w:rsid w:val="00902709"/>
    <w:rsid w:val="00902BF2"/>
    <w:rsid w:val="00902D8C"/>
    <w:rsid w:val="00902E4A"/>
    <w:rsid w:val="00902EA9"/>
    <w:rsid w:val="00903203"/>
    <w:rsid w:val="00903AC2"/>
    <w:rsid w:val="00903F4D"/>
    <w:rsid w:val="00904459"/>
    <w:rsid w:val="009044D4"/>
    <w:rsid w:val="00904632"/>
    <w:rsid w:val="00905285"/>
    <w:rsid w:val="00905613"/>
    <w:rsid w:val="00905619"/>
    <w:rsid w:val="0090570F"/>
    <w:rsid w:val="009057D2"/>
    <w:rsid w:val="00905910"/>
    <w:rsid w:val="00905F95"/>
    <w:rsid w:val="00906756"/>
    <w:rsid w:val="00906CE6"/>
    <w:rsid w:val="00906EA7"/>
    <w:rsid w:val="00907512"/>
    <w:rsid w:val="0091000E"/>
    <w:rsid w:val="00910817"/>
    <w:rsid w:val="0091088F"/>
    <w:rsid w:val="00910A0C"/>
    <w:rsid w:val="00910C35"/>
    <w:rsid w:val="00910F82"/>
    <w:rsid w:val="009111E9"/>
    <w:rsid w:val="00911818"/>
    <w:rsid w:val="00912123"/>
    <w:rsid w:val="00912707"/>
    <w:rsid w:val="00912F38"/>
    <w:rsid w:val="009133FE"/>
    <w:rsid w:val="00913410"/>
    <w:rsid w:val="009136FA"/>
    <w:rsid w:val="00914085"/>
    <w:rsid w:val="0091469B"/>
    <w:rsid w:val="009148BF"/>
    <w:rsid w:val="009148C0"/>
    <w:rsid w:val="00914AAD"/>
    <w:rsid w:val="00914DB3"/>
    <w:rsid w:val="0091556C"/>
    <w:rsid w:val="00916085"/>
    <w:rsid w:val="00916580"/>
    <w:rsid w:val="009165BE"/>
    <w:rsid w:val="0091696D"/>
    <w:rsid w:val="00916A70"/>
    <w:rsid w:val="0091702A"/>
    <w:rsid w:val="009175A9"/>
    <w:rsid w:val="00917682"/>
    <w:rsid w:val="009176F8"/>
    <w:rsid w:val="00917DEE"/>
    <w:rsid w:val="009201B3"/>
    <w:rsid w:val="009202CD"/>
    <w:rsid w:val="0092086D"/>
    <w:rsid w:val="0092093F"/>
    <w:rsid w:val="00920A77"/>
    <w:rsid w:val="00920B9B"/>
    <w:rsid w:val="00920E93"/>
    <w:rsid w:val="00921407"/>
    <w:rsid w:val="0092173D"/>
    <w:rsid w:val="0092183F"/>
    <w:rsid w:val="0092188E"/>
    <w:rsid w:val="009218F0"/>
    <w:rsid w:val="00921A86"/>
    <w:rsid w:val="00921BB5"/>
    <w:rsid w:val="00921CF3"/>
    <w:rsid w:val="00921F1A"/>
    <w:rsid w:val="00921FFF"/>
    <w:rsid w:val="009221EB"/>
    <w:rsid w:val="00922580"/>
    <w:rsid w:val="00922858"/>
    <w:rsid w:val="009229F6"/>
    <w:rsid w:val="00922C28"/>
    <w:rsid w:val="00922E2E"/>
    <w:rsid w:val="00922F38"/>
    <w:rsid w:val="00922FE2"/>
    <w:rsid w:val="00923027"/>
    <w:rsid w:val="009236D3"/>
    <w:rsid w:val="0092386D"/>
    <w:rsid w:val="00923C3D"/>
    <w:rsid w:val="00923D34"/>
    <w:rsid w:val="00923DC8"/>
    <w:rsid w:val="00924472"/>
    <w:rsid w:val="00924C00"/>
    <w:rsid w:val="00924C8A"/>
    <w:rsid w:val="009253AE"/>
    <w:rsid w:val="0092541C"/>
    <w:rsid w:val="0092584A"/>
    <w:rsid w:val="009263D2"/>
    <w:rsid w:val="009264DE"/>
    <w:rsid w:val="00926ADA"/>
    <w:rsid w:val="00926C31"/>
    <w:rsid w:val="00926CC9"/>
    <w:rsid w:val="00927A6E"/>
    <w:rsid w:val="00927AC9"/>
    <w:rsid w:val="00927DCA"/>
    <w:rsid w:val="00927E93"/>
    <w:rsid w:val="009300D3"/>
    <w:rsid w:val="00930D96"/>
    <w:rsid w:val="00930E38"/>
    <w:rsid w:val="0093108A"/>
    <w:rsid w:val="009314D2"/>
    <w:rsid w:val="009319FF"/>
    <w:rsid w:val="00931D8B"/>
    <w:rsid w:val="00931F00"/>
    <w:rsid w:val="009325B3"/>
    <w:rsid w:val="009326BA"/>
    <w:rsid w:val="00932901"/>
    <w:rsid w:val="00932DE5"/>
    <w:rsid w:val="00933276"/>
    <w:rsid w:val="009335D0"/>
    <w:rsid w:val="0093382F"/>
    <w:rsid w:val="00933A84"/>
    <w:rsid w:val="00933B83"/>
    <w:rsid w:val="00934931"/>
    <w:rsid w:val="00934ECC"/>
    <w:rsid w:val="0093523E"/>
    <w:rsid w:val="00935955"/>
    <w:rsid w:val="00935C30"/>
    <w:rsid w:val="00935D18"/>
    <w:rsid w:val="00935F4D"/>
    <w:rsid w:val="00936942"/>
    <w:rsid w:val="00936BF6"/>
    <w:rsid w:val="00937C11"/>
    <w:rsid w:val="00937E8F"/>
    <w:rsid w:val="009402F4"/>
    <w:rsid w:val="0094181F"/>
    <w:rsid w:val="00941B33"/>
    <w:rsid w:val="00941C13"/>
    <w:rsid w:val="00941C67"/>
    <w:rsid w:val="00941C87"/>
    <w:rsid w:val="0094216B"/>
    <w:rsid w:val="00942817"/>
    <w:rsid w:val="00942C66"/>
    <w:rsid w:val="00943293"/>
    <w:rsid w:val="009432BB"/>
    <w:rsid w:val="0094351D"/>
    <w:rsid w:val="0094409D"/>
    <w:rsid w:val="009447DE"/>
    <w:rsid w:val="00944B24"/>
    <w:rsid w:val="00945060"/>
    <w:rsid w:val="009458D2"/>
    <w:rsid w:val="00945AFE"/>
    <w:rsid w:val="0094627A"/>
    <w:rsid w:val="00946724"/>
    <w:rsid w:val="00946930"/>
    <w:rsid w:val="00946BCF"/>
    <w:rsid w:val="0094703A"/>
    <w:rsid w:val="009470B2"/>
    <w:rsid w:val="009501DC"/>
    <w:rsid w:val="00951006"/>
    <w:rsid w:val="0095182A"/>
    <w:rsid w:val="00951875"/>
    <w:rsid w:val="0095189F"/>
    <w:rsid w:val="00951ABD"/>
    <w:rsid w:val="00951AC7"/>
    <w:rsid w:val="009525EE"/>
    <w:rsid w:val="0095270D"/>
    <w:rsid w:val="0095324F"/>
    <w:rsid w:val="00954677"/>
    <w:rsid w:val="00954CE7"/>
    <w:rsid w:val="00955115"/>
    <w:rsid w:val="00955357"/>
    <w:rsid w:val="00955538"/>
    <w:rsid w:val="0095571E"/>
    <w:rsid w:val="0095606A"/>
    <w:rsid w:val="00956B29"/>
    <w:rsid w:val="00957214"/>
    <w:rsid w:val="009575F4"/>
    <w:rsid w:val="009576F3"/>
    <w:rsid w:val="00957A5A"/>
    <w:rsid w:val="00960028"/>
    <w:rsid w:val="00960181"/>
    <w:rsid w:val="009601E7"/>
    <w:rsid w:val="00960216"/>
    <w:rsid w:val="00960384"/>
    <w:rsid w:val="00960481"/>
    <w:rsid w:val="0096053D"/>
    <w:rsid w:val="00960CE7"/>
    <w:rsid w:val="0096116A"/>
    <w:rsid w:val="0096139B"/>
    <w:rsid w:val="00961D34"/>
    <w:rsid w:val="00961EE0"/>
    <w:rsid w:val="0096223F"/>
    <w:rsid w:val="009629C1"/>
    <w:rsid w:val="00962C24"/>
    <w:rsid w:val="00962CC3"/>
    <w:rsid w:val="009630A8"/>
    <w:rsid w:val="009635E5"/>
    <w:rsid w:val="00963CBA"/>
    <w:rsid w:val="00964B48"/>
    <w:rsid w:val="00964D9F"/>
    <w:rsid w:val="00964E64"/>
    <w:rsid w:val="009656D3"/>
    <w:rsid w:val="00965B6C"/>
    <w:rsid w:val="00965ECE"/>
    <w:rsid w:val="00966220"/>
    <w:rsid w:val="009663E7"/>
    <w:rsid w:val="0096671E"/>
    <w:rsid w:val="009667EF"/>
    <w:rsid w:val="00966F36"/>
    <w:rsid w:val="009670B1"/>
    <w:rsid w:val="00967363"/>
    <w:rsid w:val="0096756B"/>
    <w:rsid w:val="00967581"/>
    <w:rsid w:val="009677D0"/>
    <w:rsid w:val="0096788F"/>
    <w:rsid w:val="00967903"/>
    <w:rsid w:val="00967AAF"/>
    <w:rsid w:val="00970569"/>
    <w:rsid w:val="009706D5"/>
    <w:rsid w:val="0097156F"/>
    <w:rsid w:val="00971EEC"/>
    <w:rsid w:val="009722E6"/>
    <w:rsid w:val="009723D5"/>
    <w:rsid w:val="00972AB2"/>
    <w:rsid w:val="00972F1F"/>
    <w:rsid w:val="00972F42"/>
    <w:rsid w:val="00973783"/>
    <w:rsid w:val="009737F2"/>
    <w:rsid w:val="00973949"/>
    <w:rsid w:val="00973B27"/>
    <w:rsid w:val="00973FB5"/>
    <w:rsid w:val="00974721"/>
    <w:rsid w:val="0097477B"/>
    <w:rsid w:val="00974950"/>
    <w:rsid w:val="00974CFC"/>
    <w:rsid w:val="00974E3E"/>
    <w:rsid w:val="00975142"/>
    <w:rsid w:val="009753D5"/>
    <w:rsid w:val="00975B74"/>
    <w:rsid w:val="00975BE8"/>
    <w:rsid w:val="00975E2D"/>
    <w:rsid w:val="009764C6"/>
    <w:rsid w:val="00976720"/>
    <w:rsid w:val="009767B1"/>
    <w:rsid w:val="009769C2"/>
    <w:rsid w:val="0097705A"/>
    <w:rsid w:val="009775A1"/>
    <w:rsid w:val="00977B65"/>
    <w:rsid w:val="00980100"/>
    <w:rsid w:val="0098014C"/>
    <w:rsid w:val="009804FF"/>
    <w:rsid w:val="009805DC"/>
    <w:rsid w:val="00980ED3"/>
    <w:rsid w:val="00980F4F"/>
    <w:rsid w:val="00981165"/>
    <w:rsid w:val="00981199"/>
    <w:rsid w:val="00981201"/>
    <w:rsid w:val="00981330"/>
    <w:rsid w:val="00981443"/>
    <w:rsid w:val="0098185F"/>
    <w:rsid w:val="009826A2"/>
    <w:rsid w:val="0098292E"/>
    <w:rsid w:val="00982C6B"/>
    <w:rsid w:val="00982E79"/>
    <w:rsid w:val="009833C1"/>
    <w:rsid w:val="00983766"/>
    <w:rsid w:val="00983896"/>
    <w:rsid w:val="00983A9F"/>
    <w:rsid w:val="00983C5A"/>
    <w:rsid w:val="00983FD7"/>
    <w:rsid w:val="009841C7"/>
    <w:rsid w:val="0098472B"/>
    <w:rsid w:val="009848C1"/>
    <w:rsid w:val="00984D27"/>
    <w:rsid w:val="00984D28"/>
    <w:rsid w:val="0098523C"/>
    <w:rsid w:val="00985295"/>
    <w:rsid w:val="009856EF"/>
    <w:rsid w:val="009861B4"/>
    <w:rsid w:val="00986603"/>
    <w:rsid w:val="009868E8"/>
    <w:rsid w:val="00986A0A"/>
    <w:rsid w:val="00986C01"/>
    <w:rsid w:val="00986F6A"/>
    <w:rsid w:val="00987201"/>
    <w:rsid w:val="009873A8"/>
    <w:rsid w:val="00987952"/>
    <w:rsid w:val="00987B55"/>
    <w:rsid w:val="00987BB8"/>
    <w:rsid w:val="00987E8D"/>
    <w:rsid w:val="0099007E"/>
    <w:rsid w:val="0099031D"/>
    <w:rsid w:val="00990836"/>
    <w:rsid w:val="0099126A"/>
    <w:rsid w:val="009914D9"/>
    <w:rsid w:val="00991569"/>
    <w:rsid w:val="00991D4B"/>
    <w:rsid w:val="00992369"/>
    <w:rsid w:val="0099319A"/>
    <w:rsid w:val="009939D5"/>
    <w:rsid w:val="009939E6"/>
    <w:rsid w:val="00993AFA"/>
    <w:rsid w:val="00993AFC"/>
    <w:rsid w:val="00993CFA"/>
    <w:rsid w:val="00994588"/>
    <w:rsid w:val="00994654"/>
    <w:rsid w:val="00994AC3"/>
    <w:rsid w:val="00995234"/>
    <w:rsid w:val="0099557E"/>
    <w:rsid w:val="00995838"/>
    <w:rsid w:val="00995964"/>
    <w:rsid w:val="00995BFA"/>
    <w:rsid w:val="00995F84"/>
    <w:rsid w:val="0099644B"/>
    <w:rsid w:val="0099645B"/>
    <w:rsid w:val="0099656F"/>
    <w:rsid w:val="00996FBF"/>
    <w:rsid w:val="009972A0"/>
    <w:rsid w:val="00997673"/>
    <w:rsid w:val="00997862"/>
    <w:rsid w:val="00997BE1"/>
    <w:rsid w:val="009A028A"/>
    <w:rsid w:val="009A0434"/>
    <w:rsid w:val="009A07CF"/>
    <w:rsid w:val="009A0A44"/>
    <w:rsid w:val="009A0C6A"/>
    <w:rsid w:val="009A0E82"/>
    <w:rsid w:val="009A0EC6"/>
    <w:rsid w:val="009A0F9B"/>
    <w:rsid w:val="009A17B6"/>
    <w:rsid w:val="009A1B4C"/>
    <w:rsid w:val="009A1B5C"/>
    <w:rsid w:val="009A1EDC"/>
    <w:rsid w:val="009A21E7"/>
    <w:rsid w:val="009A221C"/>
    <w:rsid w:val="009A2321"/>
    <w:rsid w:val="009A2590"/>
    <w:rsid w:val="009A2595"/>
    <w:rsid w:val="009A259B"/>
    <w:rsid w:val="009A2845"/>
    <w:rsid w:val="009A28EA"/>
    <w:rsid w:val="009A2F12"/>
    <w:rsid w:val="009A3CA2"/>
    <w:rsid w:val="009A4313"/>
    <w:rsid w:val="009A4E87"/>
    <w:rsid w:val="009A5231"/>
    <w:rsid w:val="009A53A9"/>
    <w:rsid w:val="009A5A3E"/>
    <w:rsid w:val="009A5B87"/>
    <w:rsid w:val="009A5C92"/>
    <w:rsid w:val="009A5ECD"/>
    <w:rsid w:val="009A607B"/>
    <w:rsid w:val="009A6490"/>
    <w:rsid w:val="009A67BE"/>
    <w:rsid w:val="009A68BB"/>
    <w:rsid w:val="009A69C3"/>
    <w:rsid w:val="009A6D03"/>
    <w:rsid w:val="009A6DBE"/>
    <w:rsid w:val="009A6F08"/>
    <w:rsid w:val="009A756F"/>
    <w:rsid w:val="009A7C0F"/>
    <w:rsid w:val="009A7E47"/>
    <w:rsid w:val="009B017D"/>
    <w:rsid w:val="009B01D5"/>
    <w:rsid w:val="009B04B9"/>
    <w:rsid w:val="009B07FE"/>
    <w:rsid w:val="009B0B56"/>
    <w:rsid w:val="009B0D5D"/>
    <w:rsid w:val="009B19DB"/>
    <w:rsid w:val="009B1BE7"/>
    <w:rsid w:val="009B1C50"/>
    <w:rsid w:val="009B1F4A"/>
    <w:rsid w:val="009B2148"/>
    <w:rsid w:val="009B246E"/>
    <w:rsid w:val="009B268C"/>
    <w:rsid w:val="009B2E62"/>
    <w:rsid w:val="009B300C"/>
    <w:rsid w:val="009B3047"/>
    <w:rsid w:val="009B3587"/>
    <w:rsid w:val="009B3935"/>
    <w:rsid w:val="009B3A54"/>
    <w:rsid w:val="009B3A83"/>
    <w:rsid w:val="009B431B"/>
    <w:rsid w:val="009B48EC"/>
    <w:rsid w:val="009B4A70"/>
    <w:rsid w:val="009B4A98"/>
    <w:rsid w:val="009B4D5A"/>
    <w:rsid w:val="009B4F10"/>
    <w:rsid w:val="009B51BA"/>
    <w:rsid w:val="009B5482"/>
    <w:rsid w:val="009B55C8"/>
    <w:rsid w:val="009B56F7"/>
    <w:rsid w:val="009B5A47"/>
    <w:rsid w:val="009B5BB1"/>
    <w:rsid w:val="009B5C23"/>
    <w:rsid w:val="009B5CEB"/>
    <w:rsid w:val="009B5EA5"/>
    <w:rsid w:val="009B602A"/>
    <w:rsid w:val="009B6249"/>
    <w:rsid w:val="009B643A"/>
    <w:rsid w:val="009B6462"/>
    <w:rsid w:val="009B662C"/>
    <w:rsid w:val="009B68B6"/>
    <w:rsid w:val="009B69F8"/>
    <w:rsid w:val="009B6AFF"/>
    <w:rsid w:val="009B6B9E"/>
    <w:rsid w:val="009B6FA3"/>
    <w:rsid w:val="009B7372"/>
    <w:rsid w:val="009B754C"/>
    <w:rsid w:val="009B776D"/>
    <w:rsid w:val="009B7AF5"/>
    <w:rsid w:val="009B7B34"/>
    <w:rsid w:val="009C0516"/>
    <w:rsid w:val="009C053C"/>
    <w:rsid w:val="009C0697"/>
    <w:rsid w:val="009C0B6A"/>
    <w:rsid w:val="009C0DE8"/>
    <w:rsid w:val="009C0E0A"/>
    <w:rsid w:val="009C0E87"/>
    <w:rsid w:val="009C12F3"/>
    <w:rsid w:val="009C179A"/>
    <w:rsid w:val="009C1DD9"/>
    <w:rsid w:val="009C1EBB"/>
    <w:rsid w:val="009C255F"/>
    <w:rsid w:val="009C2616"/>
    <w:rsid w:val="009C2768"/>
    <w:rsid w:val="009C2B23"/>
    <w:rsid w:val="009C2E84"/>
    <w:rsid w:val="009C3A2A"/>
    <w:rsid w:val="009C3A3C"/>
    <w:rsid w:val="009C3A5B"/>
    <w:rsid w:val="009C4066"/>
    <w:rsid w:val="009C4203"/>
    <w:rsid w:val="009C4312"/>
    <w:rsid w:val="009C452A"/>
    <w:rsid w:val="009C454E"/>
    <w:rsid w:val="009C4A94"/>
    <w:rsid w:val="009C5247"/>
    <w:rsid w:val="009C5717"/>
    <w:rsid w:val="009C572E"/>
    <w:rsid w:val="009C58AF"/>
    <w:rsid w:val="009C5AC9"/>
    <w:rsid w:val="009C649C"/>
    <w:rsid w:val="009C6DAF"/>
    <w:rsid w:val="009C71C5"/>
    <w:rsid w:val="009C7548"/>
    <w:rsid w:val="009C7623"/>
    <w:rsid w:val="009C768E"/>
    <w:rsid w:val="009C7957"/>
    <w:rsid w:val="009C7C17"/>
    <w:rsid w:val="009D004B"/>
    <w:rsid w:val="009D01E7"/>
    <w:rsid w:val="009D147E"/>
    <w:rsid w:val="009D14D6"/>
    <w:rsid w:val="009D1944"/>
    <w:rsid w:val="009D1C43"/>
    <w:rsid w:val="009D1C8B"/>
    <w:rsid w:val="009D2444"/>
    <w:rsid w:val="009D2749"/>
    <w:rsid w:val="009D2886"/>
    <w:rsid w:val="009D29D0"/>
    <w:rsid w:val="009D2D30"/>
    <w:rsid w:val="009D34B2"/>
    <w:rsid w:val="009D3582"/>
    <w:rsid w:val="009D3635"/>
    <w:rsid w:val="009D3801"/>
    <w:rsid w:val="009D3870"/>
    <w:rsid w:val="009D3A02"/>
    <w:rsid w:val="009D3A07"/>
    <w:rsid w:val="009D4AC4"/>
    <w:rsid w:val="009D503F"/>
    <w:rsid w:val="009D50CB"/>
    <w:rsid w:val="009D50E9"/>
    <w:rsid w:val="009D5264"/>
    <w:rsid w:val="009D529E"/>
    <w:rsid w:val="009D573B"/>
    <w:rsid w:val="009D62C9"/>
    <w:rsid w:val="009D65D8"/>
    <w:rsid w:val="009D65F2"/>
    <w:rsid w:val="009D67C4"/>
    <w:rsid w:val="009D6A21"/>
    <w:rsid w:val="009D6E4A"/>
    <w:rsid w:val="009D6FCC"/>
    <w:rsid w:val="009D6FEE"/>
    <w:rsid w:val="009E0456"/>
    <w:rsid w:val="009E0BBC"/>
    <w:rsid w:val="009E0DE1"/>
    <w:rsid w:val="009E111A"/>
    <w:rsid w:val="009E1364"/>
    <w:rsid w:val="009E172F"/>
    <w:rsid w:val="009E1769"/>
    <w:rsid w:val="009E1BC1"/>
    <w:rsid w:val="009E1EC2"/>
    <w:rsid w:val="009E21A4"/>
    <w:rsid w:val="009E21DA"/>
    <w:rsid w:val="009E275F"/>
    <w:rsid w:val="009E27F2"/>
    <w:rsid w:val="009E2CBB"/>
    <w:rsid w:val="009E3214"/>
    <w:rsid w:val="009E36FA"/>
    <w:rsid w:val="009E3981"/>
    <w:rsid w:val="009E3ED5"/>
    <w:rsid w:val="009E4233"/>
    <w:rsid w:val="009E45FD"/>
    <w:rsid w:val="009E4CE0"/>
    <w:rsid w:val="009E504A"/>
    <w:rsid w:val="009E515E"/>
    <w:rsid w:val="009E5A5E"/>
    <w:rsid w:val="009E5E40"/>
    <w:rsid w:val="009E61CD"/>
    <w:rsid w:val="009E6294"/>
    <w:rsid w:val="009E64A4"/>
    <w:rsid w:val="009E64D0"/>
    <w:rsid w:val="009E65EF"/>
    <w:rsid w:val="009E6625"/>
    <w:rsid w:val="009E6D69"/>
    <w:rsid w:val="009E6DB8"/>
    <w:rsid w:val="009E6E2F"/>
    <w:rsid w:val="009E746E"/>
    <w:rsid w:val="009F1C45"/>
    <w:rsid w:val="009F1E32"/>
    <w:rsid w:val="009F24B2"/>
    <w:rsid w:val="009F2EEC"/>
    <w:rsid w:val="009F302A"/>
    <w:rsid w:val="009F3369"/>
    <w:rsid w:val="009F33CC"/>
    <w:rsid w:val="009F36E2"/>
    <w:rsid w:val="009F3770"/>
    <w:rsid w:val="009F3A3F"/>
    <w:rsid w:val="009F4052"/>
    <w:rsid w:val="009F453C"/>
    <w:rsid w:val="009F5226"/>
    <w:rsid w:val="009F57AF"/>
    <w:rsid w:val="009F5AD7"/>
    <w:rsid w:val="009F5CE4"/>
    <w:rsid w:val="009F5E3E"/>
    <w:rsid w:val="009F5F19"/>
    <w:rsid w:val="009F60EF"/>
    <w:rsid w:val="009F61A4"/>
    <w:rsid w:val="009F6B2E"/>
    <w:rsid w:val="009F6B3E"/>
    <w:rsid w:val="009F7191"/>
    <w:rsid w:val="009F7418"/>
    <w:rsid w:val="009F76BD"/>
    <w:rsid w:val="009F79E0"/>
    <w:rsid w:val="009F7E8B"/>
    <w:rsid w:val="00A00387"/>
    <w:rsid w:val="00A003F6"/>
    <w:rsid w:val="00A008E1"/>
    <w:rsid w:val="00A00B08"/>
    <w:rsid w:val="00A01243"/>
    <w:rsid w:val="00A0156E"/>
    <w:rsid w:val="00A015B7"/>
    <w:rsid w:val="00A015F5"/>
    <w:rsid w:val="00A01625"/>
    <w:rsid w:val="00A01674"/>
    <w:rsid w:val="00A0173F"/>
    <w:rsid w:val="00A0181A"/>
    <w:rsid w:val="00A029F8"/>
    <w:rsid w:val="00A02C25"/>
    <w:rsid w:val="00A03504"/>
    <w:rsid w:val="00A03A82"/>
    <w:rsid w:val="00A03F36"/>
    <w:rsid w:val="00A0407E"/>
    <w:rsid w:val="00A04A2D"/>
    <w:rsid w:val="00A04C48"/>
    <w:rsid w:val="00A0545D"/>
    <w:rsid w:val="00A05794"/>
    <w:rsid w:val="00A05939"/>
    <w:rsid w:val="00A05BDF"/>
    <w:rsid w:val="00A06239"/>
    <w:rsid w:val="00A06802"/>
    <w:rsid w:val="00A06A99"/>
    <w:rsid w:val="00A06BA8"/>
    <w:rsid w:val="00A06CD1"/>
    <w:rsid w:val="00A06DA4"/>
    <w:rsid w:val="00A06F47"/>
    <w:rsid w:val="00A0706A"/>
    <w:rsid w:val="00A07164"/>
    <w:rsid w:val="00A07643"/>
    <w:rsid w:val="00A07A6A"/>
    <w:rsid w:val="00A07D1D"/>
    <w:rsid w:val="00A10228"/>
    <w:rsid w:val="00A1043C"/>
    <w:rsid w:val="00A10466"/>
    <w:rsid w:val="00A10545"/>
    <w:rsid w:val="00A10B6B"/>
    <w:rsid w:val="00A10DDF"/>
    <w:rsid w:val="00A10FB7"/>
    <w:rsid w:val="00A110B9"/>
    <w:rsid w:val="00A110ED"/>
    <w:rsid w:val="00A11220"/>
    <w:rsid w:val="00A11582"/>
    <w:rsid w:val="00A11913"/>
    <w:rsid w:val="00A11B26"/>
    <w:rsid w:val="00A11B3D"/>
    <w:rsid w:val="00A11C43"/>
    <w:rsid w:val="00A12627"/>
    <w:rsid w:val="00A128AA"/>
    <w:rsid w:val="00A12F66"/>
    <w:rsid w:val="00A13591"/>
    <w:rsid w:val="00A14094"/>
    <w:rsid w:val="00A1490F"/>
    <w:rsid w:val="00A14A6A"/>
    <w:rsid w:val="00A14CE2"/>
    <w:rsid w:val="00A1533F"/>
    <w:rsid w:val="00A15587"/>
    <w:rsid w:val="00A15797"/>
    <w:rsid w:val="00A160E9"/>
    <w:rsid w:val="00A162F3"/>
    <w:rsid w:val="00A1674D"/>
    <w:rsid w:val="00A16C5B"/>
    <w:rsid w:val="00A1710C"/>
    <w:rsid w:val="00A17276"/>
    <w:rsid w:val="00A17AAF"/>
    <w:rsid w:val="00A20032"/>
    <w:rsid w:val="00A2080D"/>
    <w:rsid w:val="00A2081C"/>
    <w:rsid w:val="00A20B24"/>
    <w:rsid w:val="00A20DDB"/>
    <w:rsid w:val="00A21424"/>
    <w:rsid w:val="00A215CC"/>
    <w:rsid w:val="00A2175B"/>
    <w:rsid w:val="00A21CE9"/>
    <w:rsid w:val="00A21D73"/>
    <w:rsid w:val="00A2294F"/>
    <w:rsid w:val="00A23DF8"/>
    <w:rsid w:val="00A24601"/>
    <w:rsid w:val="00A24AF2"/>
    <w:rsid w:val="00A24B22"/>
    <w:rsid w:val="00A24DDE"/>
    <w:rsid w:val="00A25272"/>
    <w:rsid w:val="00A25543"/>
    <w:rsid w:val="00A2611D"/>
    <w:rsid w:val="00A268AF"/>
    <w:rsid w:val="00A26E6C"/>
    <w:rsid w:val="00A26F35"/>
    <w:rsid w:val="00A27326"/>
    <w:rsid w:val="00A27510"/>
    <w:rsid w:val="00A27619"/>
    <w:rsid w:val="00A27A7D"/>
    <w:rsid w:val="00A303EC"/>
    <w:rsid w:val="00A30619"/>
    <w:rsid w:val="00A31519"/>
    <w:rsid w:val="00A3164B"/>
    <w:rsid w:val="00A31732"/>
    <w:rsid w:val="00A31B07"/>
    <w:rsid w:val="00A31B4B"/>
    <w:rsid w:val="00A31CF0"/>
    <w:rsid w:val="00A3216E"/>
    <w:rsid w:val="00A32763"/>
    <w:rsid w:val="00A32BFC"/>
    <w:rsid w:val="00A32C0F"/>
    <w:rsid w:val="00A32CDC"/>
    <w:rsid w:val="00A3412C"/>
    <w:rsid w:val="00A342E4"/>
    <w:rsid w:val="00A34511"/>
    <w:rsid w:val="00A34750"/>
    <w:rsid w:val="00A34AEA"/>
    <w:rsid w:val="00A34F5D"/>
    <w:rsid w:val="00A35B3D"/>
    <w:rsid w:val="00A35F12"/>
    <w:rsid w:val="00A36100"/>
    <w:rsid w:val="00A36467"/>
    <w:rsid w:val="00A3646F"/>
    <w:rsid w:val="00A36563"/>
    <w:rsid w:val="00A37160"/>
    <w:rsid w:val="00A3779A"/>
    <w:rsid w:val="00A37B15"/>
    <w:rsid w:val="00A37C95"/>
    <w:rsid w:val="00A40053"/>
    <w:rsid w:val="00A400D4"/>
    <w:rsid w:val="00A404D4"/>
    <w:rsid w:val="00A405EF"/>
    <w:rsid w:val="00A406B2"/>
    <w:rsid w:val="00A406EF"/>
    <w:rsid w:val="00A40A76"/>
    <w:rsid w:val="00A40E59"/>
    <w:rsid w:val="00A415B7"/>
    <w:rsid w:val="00A43019"/>
    <w:rsid w:val="00A43038"/>
    <w:rsid w:val="00A4304C"/>
    <w:rsid w:val="00A43504"/>
    <w:rsid w:val="00A43F15"/>
    <w:rsid w:val="00A4478E"/>
    <w:rsid w:val="00A44943"/>
    <w:rsid w:val="00A44D22"/>
    <w:rsid w:val="00A44E95"/>
    <w:rsid w:val="00A45A1B"/>
    <w:rsid w:val="00A45AC0"/>
    <w:rsid w:val="00A4622B"/>
    <w:rsid w:val="00A465AE"/>
    <w:rsid w:val="00A468AE"/>
    <w:rsid w:val="00A46E46"/>
    <w:rsid w:val="00A47350"/>
    <w:rsid w:val="00A477BE"/>
    <w:rsid w:val="00A47D09"/>
    <w:rsid w:val="00A501E1"/>
    <w:rsid w:val="00A50483"/>
    <w:rsid w:val="00A50D46"/>
    <w:rsid w:val="00A50DFF"/>
    <w:rsid w:val="00A50F86"/>
    <w:rsid w:val="00A5106D"/>
    <w:rsid w:val="00A51EF4"/>
    <w:rsid w:val="00A52115"/>
    <w:rsid w:val="00A52192"/>
    <w:rsid w:val="00A52197"/>
    <w:rsid w:val="00A52A07"/>
    <w:rsid w:val="00A52EB3"/>
    <w:rsid w:val="00A531F2"/>
    <w:rsid w:val="00A535FA"/>
    <w:rsid w:val="00A53986"/>
    <w:rsid w:val="00A53AD0"/>
    <w:rsid w:val="00A55821"/>
    <w:rsid w:val="00A5588E"/>
    <w:rsid w:val="00A55B6B"/>
    <w:rsid w:val="00A55D6F"/>
    <w:rsid w:val="00A55DBD"/>
    <w:rsid w:val="00A56103"/>
    <w:rsid w:val="00A567EC"/>
    <w:rsid w:val="00A5684A"/>
    <w:rsid w:val="00A570BF"/>
    <w:rsid w:val="00A572AE"/>
    <w:rsid w:val="00A5732F"/>
    <w:rsid w:val="00A573E9"/>
    <w:rsid w:val="00A57576"/>
    <w:rsid w:val="00A57916"/>
    <w:rsid w:val="00A57A48"/>
    <w:rsid w:val="00A601B1"/>
    <w:rsid w:val="00A604CB"/>
    <w:rsid w:val="00A60B53"/>
    <w:rsid w:val="00A60CF1"/>
    <w:rsid w:val="00A60D98"/>
    <w:rsid w:val="00A616D7"/>
    <w:rsid w:val="00A61808"/>
    <w:rsid w:val="00A620B0"/>
    <w:rsid w:val="00A620BA"/>
    <w:rsid w:val="00A63150"/>
    <w:rsid w:val="00A63561"/>
    <w:rsid w:val="00A63CC8"/>
    <w:rsid w:val="00A63D1C"/>
    <w:rsid w:val="00A63FF1"/>
    <w:rsid w:val="00A6425A"/>
    <w:rsid w:val="00A642CF"/>
    <w:rsid w:val="00A64418"/>
    <w:rsid w:val="00A6444D"/>
    <w:rsid w:val="00A645ED"/>
    <w:rsid w:val="00A64700"/>
    <w:rsid w:val="00A649A5"/>
    <w:rsid w:val="00A64C66"/>
    <w:rsid w:val="00A64D77"/>
    <w:rsid w:val="00A64F8F"/>
    <w:rsid w:val="00A651D4"/>
    <w:rsid w:val="00A65340"/>
    <w:rsid w:val="00A65398"/>
    <w:rsid w:val="00A654CA"/>
    <w:rsid w:val="00A65589"/>
    <w:rsid w:val="00A659F5"/>
    <w:rsid w:val="00A65E75"/>
    <w:rsid w:val="00A65F2D"/>
    <w:rsid w:val="00A6601C"/>
    <w:rsid w:val="00A664B6"/>
    <w:rsid w:val="00A66546"/>
    <w:rsid w:val="00A666C7"/>
    <w:rsid w:val="00A671AB"/>
    <w:rsid w:val="00A67295"/>
    <w:rsid w:val="00A672C0"/>
    <w:rsid w:val="00A6732B"/>
    <w:rsid w:val="00A6737C"/>
    <w:rsid w:val="00A67536"/>
    <w:rsid w:val="00A708F5"/>
    <w:rsid w:val="00A70C57"/>
    <w:rsid w:val="00A70DB7"/>
    <w:rsid w:val="00A71170"/>
    <w:rsid w:val="00A711AC"/>
    <w:rsid w:val="00A71207"/>
    <w:rsid w:val="00A714C5"/>
    <w:rsid w:val="00A715AB"/>
    <w:rsid w:val="00A71934"/>
    <w:rsid w:val="00A71DEA"/>
    <w:rsid w:val="00A724F8"/>
    <w:rsid w:val="00A7258A"/>
    <w:rsid w:val="00A7268D"/>
    <w:rsid w:val="00A72BC1"/>
    <w:rsid w:val="00A72C7D"/>
    <w:rsid w:val="00A72FF3"/>
    <w:rsid w:val="00A732A2"/>
    <w:rsid w:val="00A73B0E"/>
    <w:rsid w:val="00A73D4B"/>
    <w:rsid w:val="00A73E39"/>
    <w:rsid w:val="00A746C0"/>
    <w:rsid w:val="00A74814"/>
    <w:rsid w:val="00A751E6"/>
    <w:rsid w:val="00A754F0"/>
    <w:rsid w:val="00A75A15"/>
    <w:rsid w:val="00A75A64"/>
    <w:rsid w:val="00A76340"/>
    <w:rsid w:val="00A764A5"/>
    <w:rsid w:val="00A766E9"/>
    <w:rsid w:val="00A76976"/>
    <w:rsid w:val="00A76CC6"/>
    <w:rsid w:val="00A77BC9"/>
    <w:rsid w:val="00A77DDD"/>
    <w:rsid w:val="00A77E75"/>
    <w:rsid w:val="00A80512"/>
    <w:rsid w:val="00A8160F"/>
    <w:rsid w:val="00A819D8"/>
    <w:rsid w:val="00A81AB1"/>
    <w:rsid w:val="00A81FF0"/>
    <w:rsid w:val="00A8209A"/>
    <w:rsid w:val="00A826AC"/>
    <w:rsid w:val="00A827EF"/>
    <w:rsid w:val="00A82937"/>
    <w:rsid w:val="00A82952"/>
    <w:rsid w:val="00A82A2E"/>
    <w:rsid w:val="00A832B8"/>
    <w:rsid w:val="00A83380"/>
    <w:rsid w:val="00A83783"/>
    <w:rsid w:val="00A83AB5"/>
    <w:rsid w:val="00A83B76"/>
    <w:rsid w:val="00A85704"/>
    <w:rsid w:val="00A858CB"/>
    <w:rsid w:val="00A85CC9"/>
    <w:rsid w:val="00A8601C"/>
    <w:rsid w:val="00A8618E"/>
    <w:rsid w:val="00A864BA"/>
    <w:rsid w:val="00A8680A"/>
    <w:rsid w:val="00A87398"/>
    <w:rsid w:val="00A87C1E"/>
    <w:rsid w:val="00A904F8"/>
    <w:rsid w:val="00A90630"/>
    <w:rsid w:val="00A90947"/>
    <w:rsid w:val="00A90ABB"/>
    <w:rsid w:val="00A90AF7"/>
    <w:rsid w:val="00A91089"/>
    <w:rsid w:val="00A914CE"/>
    <w:rsid w:val="00A919CB"/>
    <w:rsid w:val="00A91C42"/>
    <w:rsid w:val="00A91D7B"/>
    <w:rsid w:val="00A9231A"/>
    <w:rsid w:val="00A927C8"/>
    <w:rsid w:val="00A92927"/>
    <w:rsid w:val="00A93635"/>
    <w:rsid w:val="00A93FA8"/>
    <w:rsid w:val="00A94109"/>
    <w:rsid w:val="00A943DA"/>
    <w:rsid w:val="00A946AF"/>
    <w:rsid w:val="00A94F68"/>
    <w:rsid w:val="00A950D5"/>
    <w:rsid w:val="00A9525F"/>
    <w:rsid w:val="00A953A3"/>
    <w:rsid w:val="00A95424"/>
    <w:rsid w:val="00A95A71"/>
    <w:rsid w:val="00A95BAF"/>
    <w:rsid w:val="00A96FB9"/>
    <w:rsid w:val="00A9731F"/>
    <w:rsid w:val="00A97553"/>
    <w:rsid w:val="00A979CF"/>
    <w:rsid w:val="00AA0783"/>
    <w:rsid w:val="00AA089A"/>
    <w:rsid w:val="00AA0A01"/>
    <w:rsid w:val="00AA0B76"/>
    <w:rsid w:val="00AA0E45"/>
    <w:rsid w:val="00AA1540"/>
    <w:rsid w:val="00AA20B3"/>
    <w:rsid w:val="00AA23DB"/>
    <w:rsid w:val="00AA23E1"/>
    <w:rsid w:val="00AA2B7B"/>
    <w:rsid w:val="00AA423E"/>
    <w:rsid w:val="00AA44F7"/>
    <w:rsid w:val="00AA46DC"/>
    <w:rsid w:val="00AA4A58"/>
    <w:rsid w:val="00AA4C0F"/>
    <w:rsid w:val="00AA5677"/>
    <w:rsid w:val="00AA5EF6"/>
    <w:rsid w:val="00AA63D5"/>
    <w:rsid w:val="00AA6465"/>
    <w:rsid w:val="00AA69CC"/>
    <w:rsid w:val="00AA6BA9"/>
    <w:rsid w:val="00AA6FF8"/>
    <w:rsid w:val="00AA70A6"/>
    <w:rsid w:val="00AA7312"/>
    <w:rsid w:val="00AA7513"/>
    <w:rsid w:val="00AA767C"/>
    <w:rsid w:val="00AA7791"/>
    <w:rsid w:val="00AA7DBD"/>
    <w:rsid w:val="00AA7E4B"/>
    <w:rsid w:val="00AA7F69"/>
    <w:rsid w:val="00AB0B40"/>
    <w:rsid w:val="00AB0DAF"/>
    <w:rsid w:val="00AB1439"/>
    <w:rsid w:val="00AB16A5"/>
    <w:rsid w:val="00AB1978"/>
    <w:rsid w:val="00AB2AAF"/>
    <w:rsid w:val="00AB34E6"/>
    <w:rsid w:val="00AB3918"/>
    <w:rsid w:val="00AB3BCC"/>
    <w:rsid w:val="00AB3DB1"/>
    <w:rsid w:val="00AB423A"/>
    <w:rsid w:val="00AB4795"/>
    <w:rsid w:val="00AB481B"/>
    <w:rsid w:val="00AB4869"/>
    <w:rsid w:val="00AB49B6"/>
    <w:rsid w:val="00AB4A99"/>
    <w:rsid w:val="00AB5332"/>
    <w:rsid w:val="00AB537A"/>
    <w:rsid w:val="00AB5380"/>
    <w:rsid w:val="00AB566F"/>
    <w:rsid w:val="00AB5F72"/>
    <w:rsid w:val="00AB7C61"/>
    <w:rsid w:val="00AC02E2"/>
    <w:rsid w:val="00AC034B"/>
    <w:rsid w:val="00AC052A"/>
    <w:rsid w:val="00AC08AE"/>
    <w:rsid w:val="00AC0B09"/>
    <w:rsid w:val="00AC0B21"/>
    <w:rsid w:val="00AC1069"/>
    <w:rsid w:val="00AC1596"/>
    <w:rsid w:val="00AC15D8"/>
    <w:rsid w:val="00AC1665"/>
    <w:rsid w:val="00AC1896"/>
    <w:rsid w:val="00AC1A3A"/>
    <w:rsid w:val="00AC1B0D"/>
    <w:rsid w:val="00AC1B89"/>
    <w:rsid w:val="00AC2069"/>
    <w:rsid w:val="00AC2C72"/>
    <w:rsid w:val="00AC3168"/>
    <w:rsid w:val="00AC32B1"/>
    <w:rsid w:val="00AC3309"/>
    <w:rsid w:val="00AC3CA7"/>
    <w:rsid w:val="00AC3CA8"/>
    <w:rsid w:val="00AC400D"/>
    <w:rsid w:val="00AC4409"/>
    <w:rsid w:val="00AC4B52"/>
    <w:rsid w:val="00AC4BF7"/>
    <w:rsid w:val="00AC4C4C"/>
    <w:rsid w:val="00AC4EA1"/>
    <w:rsid w:val="00AC54E6"/>
    <w:rsid w:val="00AC5F13"/>
    <w:rsid w:val="00AC658D"/>
    <w:rsid w:val="00AC67B4"/>
    <w:rsid w:val="00AC6AA1"/>
    <w:rsid w:val="00AC6EB7"/>
    <w:rsid w:val="00AC7146"/>
    <w:rsid w:val="00AC7632"/>
    <w:rsid w:val="00AC76C4"/>
    <w:rsid w:val="00AD0180"/>
    <w:rsid w:val="00AD0598"/>
    <w:rsid w:val="00AD08C7"/>
    <w:rsid w:val="00AD0AD0"/>
    <w:rsid w:val="00AD0EAE"/>
    <w:rsid w:val="00AD15AE"/>
    <w:rsid w:val="00AD1635"/>
    <w:rsid w:val="00AD16F5"/>
    <w:rsid w:val="00AD19A1"/>
    <w:rsid w:val="00AD1A18"/>
    <w:rsid w:val="00AD1C04"/>
    <w:rsid w:val="00AD1E30"/>
    <w:rsid w:val="00AD1E3D"/>
    <w:rsid w:val="00AD2574"/>
    <w:rsid w:val="00AD2672"/>
    <w:rsid w:val="00AD2C97"/>
    <w:rsid w:val="00AD2E21"/>
    <w:rsid w:val="00AD32A7"/>
    <w:rsid w:val="00AD33E2"/>
    <w:rsid w:val="00AD35EC"/>
    <w:rsid w:val="00AD3BDB"/>
    <w:rsid w:val="00AD4CF5"/>
    <w:rsid w:val="00AD5454"/>
    <w:rsid w:val="00AD5AA2"/>
    <w:rsid w:val="00AD5EE3"/>
    <w:rsid w:val="00AD5EE4"/>
    <w:rsid w:val="00AD68E8"/>
    <w:rsid w:val="00AD6CAD"/>
    <w:rsid w:val="00AD78B5"/>
    <w:rsid w:val="00AD7B3C"/>
    <w:rsid w:val="00AD7B5E"/>
    <w:rsid w:val="00AE012B"/>
    <w:rsid w:val="00AE012C"/>
    <w:rsid w:val="00AE01C0"/>
    <w:rsid w:val="00AE088D"/>
    <w:rsid w:val="00AE092C"/>
    <w:rsid w:val="00AE0F78"/>
    <w:rsid w:val="00AE10AB"/>
    <w:rsid w:val="00AE1147"/>
    <w:rsid w:val="00AE13D4"/>
    <w:rsid w:val="00AE1CAF"/>
    <w:rsid w:val="00AE2160"/>
    <w:rsid w:val="00AE2A5C"/>
    <w:rsid w:val="00AE3139"/>
    <w:rsid w:val="00AE3734"/>
    <w:rsid w:val="00AE3738"/>
    <w:rsid w:val="00AE374D"/>
    <w:rsid w:val="00AE3B05"/>
    <w:rsid w:val="00AE3E1C"/>
    <w:rsid w:val="00AE4420"/>
    <w:rsid w:val="00AE46D5"/>
    <w:rsid w:val="00AE4BC5"/>
    <w:rsid w:val="00AE4D0E"/>
    <w:rsid w:val="00AE4F8B"/>
    <w:rsid w:val="00AE522C"/>
    <w:rsid w:val="00AE52B8"/>
    <w:rsid w:val="00AE5435"/>
    <w:rsid w:val="00AE554B"/>
    <w:rsid w:val="00AE5571"/>
    <w:rsid w:val="00AE564A"/>
    <w:rsid w:val="00AE59F8"/>
    <w:rsid w:val="00AE5B13"/>
    <w:rsid w:val="00AE5B37"/>
    <w:rsid w:val="00AE5C4F"/>
    <w:rsid w:val="00AE5DE3"/>
    <w:rsid w:val="00AE6277"/>
    <w:rsid w:val="00AE6A94"/>
    <w:rsid w:val="00AE6B35"/>
    <w:rsid w:val="00AE6EFB"/>
    <w:rsid w:val="00AE747F"/>
    <w:rsid w:val="00AE7774"/>
    <w:rsid w:val="00AE7E88"/>
    <w:rsid w:val="00AF03EB"/>
    <w:rsid w:val="00AF087C"/>
    <w:rsid w:val="00AF089C"/>
    <w:rsid w:val="00AF0A49"/>
    <w:rsid w:val="00AF0CFC"/>
    <w:rsid w:val="00AF19E2"/>
    <w:rsid w:val="00AF1D62"/>
    <w:rsid w:val="00AF1F96"/>
    <w:rsid w:val="00AF2022"/>
    <w:rsid w:val="00AF260B"/>
    <w:rsid w:val="00AF2687"/>
    <w:rsid w:val="00AF2E78"/>
    <w:rsid w:val="00AF2FBB"/>
    <w:rsid w:val="00AF2FD5"/>
    <w:rsid w:val="00AF3034"/>
    <w:rsid w:val="00AF310B"/>
    <w:rsid w:val="00AF313C"/>
    <w:rsid w:val="00AF3565"/>
    <w:rsid w:val="00AF361A"/>
    <w:rsid w:val="00AF39D5"/>
    <w:rsid w:val="00AF3ECC"/>
    <w:rsid w:val="00AF3F68"/>
    <w:rsid w:val="00AF429F"/>
    <w:rsid w:val="00AF4C8F"/>
    <w:rsid w:val="00AF5078"/>
    <w:rsid w:val="00AF5902"/>
    <w:rsid w:val="00AF5A28"/>
    <w:rsid w:val="00AF61FB"/>
    <w:rsid w:val="00AF6442"/>
    <w:rsid w:val="00AF725F"/>
    <w:rsid w:val="00AF7BA7"/>
    <w:rsid w:val="00AF7DCC"/>
    <w:rsid w:val="00B000B9"/>
    <w:rsid w:val="00B002AF"/>
    <w:rsid w:val="00B004DF"/>
    <w:rsid w:val="00B011D9"/>
    <w:rsid w:val="00B02384"/>
    <w:rsid w:val="00B0251B"/>
    <w:rsid w:val="00B0264E"/>
    <w:rsid w:val="00B02874"/>
    <w:rsid w:val="00B02918"/>
    <w:rsid w:val="00B02C7E"/>
    <w:rsid w:val="00B03213"/>
    <w:rsid w:val="00B034E0"/>
    <w:rsid w:val="00B03BB4"/>
    <w:rsid w:val="00B03E41"/>
    <w:rsid w:val="00B03FE1"/>
    <w:rsid w:val="00B04153"/>
    <w:rsid w:val="00B04268"/>
    <w:rsid w:val="00B04A3D"/>
    <w:rsid w:val="00B04A44"/>
    <w:rsid w:val="00B051BC"/>
    <w:rsid w:val="00B05E5F"/>
    <w:rsid w:val="00B06284"/>
    <w:rsid w:val="00B06385"/>
    <w:rsid w:val="00B0652A"/>
    <w:rsid w:val="00B0669A"/>
    <w:rsid w:val="00B06C81"/>
    <w:rsid w:val="00B06CD8"/>
    <w:rsid w:val="00B06E1F"/>
    <w:rsid w:val="00B0719E"/>
    <w:rsid w:val="00B07762"/>
    <w:rsid w:val="00B07E37"/>
    <w:rsid w:val="00B1001C"/>
    <w:rsid w:val="00B108A2"/>
    <w:rsid w:val="00B11425"/>
    <w:rsid w:val="00B11C8F"/>
    <w:rsid w:val="00B11D77"/>
    <w:rsid w:val="00B11FB7"/>
    <w:rsid w:val="00B124A8"/>
    <w:rsid w:val="00B1295A"/>
    <w:rsid w:val="00B12B75"/>
    <w:rsid w:val="00B12ED6"/>
    <w:rsid w:val="00B130A2"/>
    <w:rsid w:val="00B131D1"/>
    <w:rsid w:val="00B13465"/>
    <w:rsid w:val="00B137A1"/>
    <w:rsid w:val="00B13925"/>
    <w:rsid w:val="00B13CFC"/>
    <w:rsid w:val="00B13EF4"/>
    <w:rsid w:val="00B14920"/>
    <w:rsid w:val="00B14C05"/>
    <w:rsid w:val="00B1559A"/>
    <w:rsid w:val="00B161A4"/>
    <w:rsid w:val="00B16490"/>
    <w:rsid w:val="00B166B8"/>
    <w:rsid w:val="00B16E40"/>
    <w:rsid w:val="00B176FF"/>
    <w:rsid w:val="00B17A13"/>
    <w:rsid w:val="00B200F2"/>
    <w:rsid w:val="00B207B4"/>
    <w:rsid w:val="00B20971"/>
    <w:rsid w:val="00B20A8E"/>
    <w:rsid w:val="00B20B80"/>
    <w:rsid w:val="00B20BA3"/>
    <w:rsid w:val="00B20EFA"/>
    <w:rsid w:val="00B21158"/>
    <w:rsid w:val="00B212FE"/>
    <w:rsid w:val="00B213D0"/>
    <w:rsid w:val="00B2150D"/>
    <w:rsid w:val="00B215DE"/>
    <w:rsid w:val="00B21DAC"/>
    <w:rsid w:val="00B21F49"/>
    <w:rsid w:val="00B21FCB"/>
    <w:rsid w:val="00B221AF"/>
    <w:rsid w:val="00B2242B"/>
    <w:rsid w:val="00B2270F"/>
    <w:rsid w:val="00B229B9"/>
    <w:rsid w:val="00B22A4F"/>
    <w:rsid w:val="00B22A8D"/>
    <w:rsid w:val="00B23205"/>
    <w:rsid w:val="00B2322D"/>
    <w:rsid w:val="00B2351F"/>
    <w:rsid w:val="00B23538"/>
    <w:rsid w:val="00B238C8"/>
    <w:rsid w:val="00B23F75"/>
    <w:rsid w:val="00B24361"/>
    <w:rsid w:val="00B24724"/>
    <w:rsid w:val="00B248C3"/>
    <w:rsid w:val="00B24F0D"/>
    <w:rsid w:val="00B24F6C"/>
    <w:rsid w:val="00B25CF7"/>
    <w:rsid w:val="00B25DF0"/>
    <w:rsid w:val="00B263E0"/>
    <w:rsid w:val="00B264D8"/>
    <w:rsid w:val="00B266FC"/>
    <w:rsid w:val="00B272CE"/>
    <w:rsid w:val="00B27572"/>
    <w:rsid w:val="00B28792"/>
    <w:rsid w:val="00B300C1"/>
    <w:rsid w:val="00B302EE"/>
    <w:rsid w:val="00B30877"/>
    <w:rsid w:val="00B30D55"/>
    <w:rsid w:val="00B311AC"/>
    <w:rsid w:val="00B31360"/>
    <w:rsid w:val="00B31597"/>
    <w:rsid w:val="00B316A7"/>
    <w:rsid w:val="00B31ABB"/>
    <w:rsid w:val="00B31B0A"/>
    <w:rsid w:val="00B31E4C"/>
    <w:rsid w:val="00B3256B"/>
    <w:rsid w:val="00B32FB3"/>
    <w:rsid w:val="00B335BD"/>
    <w:rsid w:val="00B3365C"/>
    <w:rsid w:val="00B3375F"/>
    <w:rsid w:val="00B33987"/>
    <w:rsid w:val="00B33A6F"/>
    <w:rsid w:val="00B33AA0"/>
    <w:rsid w:val="00B33F12"/>
    <w:rsid w:val="00B3420C"/>
    <w:rsid w:val="00B34586"/>
    <w:rsid w:val="00B34BD7"/>
    <w:rsid w:val="00B34BEC"/>
    <w:rsid w:val="00B34D65"/>
    <w:rsid w:val="00B34D92"/>
    <w:rsid w:val="00B35B67"/>
    <w:rsid w:val="00B3610D"/>
    <w:rsid w:val="00B36433"/>
    <w:rsid w:val="00B36867"/>
    <w:rsid w:val="00B368BC"/>
    <w:rsid w:val="00B368F9"/>
    <w:rsid w:val="00B36FB2"/>
    <w:rsid w:val="00B372AD"/>
    <w:rsid w:val="00B374B6"/>
    <w:rsid w:val="00B37995"/>
    <w:rsid w:val="00B379FF"/>
    <w:rsid w:val="00B37F95"/>
    <w:rsid w:val="00B401EB"/>
    <w:rsid w:val="00B404E4"/>
    <w:rsid w:val="00B4084E"/>
    <w:rsid w:val="00B40940"/>
    <w:rsid w:val="00B40CFF"/>
    <w:rsid w:val="00B4153B"/>
    <w:rsid w:val="00B417CC"/>
    <w:rsid w:val="00B41BF8"/>
    <w:rsid w:val="00B41CC9"/>
    <w:rsid w:val="00B41E8B"/>
    <w:rsid w:val="00B421C0"/>
    <w:rsid w:val="00B428C1"/>
    <w:rsid w:val="00B42AC0"/>
    <w:rsid w:val="00B4352B"/>
    <w:rsid w:val="00B437F1"/>
    <w:rsid w:val="00B43991"/>
    <w:rsid w:val="00B43B5F"/>
    <w:rsid w:val="00B43B68"/>
    <w:rsid w:val="00B44038"/>
    <w:rsid w:val="00B44A46"/>
    <w:rsid w:val="00B44DC5"/>
    <w:rsid w:val="00B44E83"/>
    <w:rsid w:val="00B452B1"/>
    <w:rsid w:val="00B454C1"/>
    <w:rsid w:val="00B45B34"/>
    <w:rsid w:val="00B45D13"/>
    <w:rsid w:val="00B45E82"/>
    <w:rsid w:val="00B4676C"/>
    <w:rsid w:val="00B46ACD"/>
    <w:rsid w:val="00B46B4D"/>
    <w:rsid w:val="00B46C0D"/>
    <w:rsid w:val="00B46D31"/>
    <w:rsid w:val="00B46FD6"/>
    <w:rsid w:val="00B471B6"/>
    <w:rsid w:val="00B47788"/>
    <w:rsid w:val="00B47897"/>
    <w:rsid w:val="00B503E0"/>
    <w:rsid w:val="00B50424"/>
    <w:rsid w:val="00B50659"/>
    <w:rsid w:val="00B5093D"/>
    <w:rsid w:val="00B50A33"/>
    <w:rsid w:val="00B50F54"/>
    <w:rsid w:val="00B510D8"/>
    <w:rsid w:val="00B5112F"/>
    <w:rsid w:val="00B524AE"/>
    <w:rsid w:val="00B52539"/>
    <w:rsid w:val="00B525D9"/>
    <w:rsid w:val="00B53174"/>
    <w:rsid w:val="00B535E5"/>
    <w:rsid w:val="00B539E6"/>
    <w:rsid w:val="00B5438D"/>
    <w:rsid w:val="00B545C5"/>
    <w:rsid w:val="00B54AEA"/>
    <w:rsid w:val="00B5524C"/>
    <w:rsid w:val="00B55527"/>
    <w:rsid w:val="00B55ABE"/>
    <w:rsid w:val="00B55C93"/>
    <w:rsid w:val="00B5660A"/>
    <w:rsid w:val="00B56788"/>
    <w:rsid w:val="00B56AEE"/>
    <w:rsid w:val="00B57A9E"/>
    <w:rsid w:val="00B57C6E"/>
    <w:rsid w:val="00B6007E"/>
    <w:rsid w:val="00B6008E"/>
    <w:rsid w:val="00B60278"/>
    <w:rsid w:val="00B60344"/>
    <w:rsid w:val="00B604E3"/>
    <w:rsid w:val="00B6058A"/>
    <w:rsid w:val="00B60D4B"/>
    <w:rsid w:val="00B60F8D"/>
    <w:rsid w:val="00B611E9"/>
    <w:rsid w:val="00B613A0"/>
    <w:rsid w:val="00B6149C"/>
    <w:rsid w:val="00B615A1"/>
    <w:rsid w:val="00B621B8"/>
    <w:rsid w:val="00B62538"/>
    <w:rsid w:val="00B62A82"/>
    <w:rsid w:val="00B634A7"/>
    <w:rsid w:val="00B636CA"/>
    <w:rsid w:val="00B636FD"/>
    <w:rsid w:val="00B63B70"/>
    <w:rsid w:val="00B63D67"/>
    <w:rsid w:val="00B63F13"/>
    <w:rsid w:val="00B63F46"/>
    <w:rsid w:val="00B640A1"/>
    <w:rsid w:val="00B64730"/>
    <w:rsid w:val="00B648A1"/>
    <w:rsid w:val="00B64C21"/>
    <w:rsid w:val="00B6545C"/>
    <w:rsid w:val="00B65643"/>
    <w:rsid w:val="00B659C4"/>
    <w:rsid w:val="00B659FC"/>
    <w:rsid w:val="00B65EB0"/>
    <w:rsid w:val="00B66052"/>
    <w:rsid w:val="00B66441"/>
    <w:rsid w:val="00B664BE"/>
    <w:rsid w:val="00B6666B"/>
    <w:rsid w:val="00B66749"/>
    <w:rsid w:val="00B6684C"/>
    <w:rsid w:val="00B668F6"/>
    <w:rsid w:val="00B66B45"/>
    <w:rsid w:val="00B66B89"/>
    <w:rsid w:val="00B66D0E"/>
    <w:rsid w:val="00B66E9F"/>
    <w:rsid w:val="00B673A2"/>
    <w:rsid w:val="00B6741C"/>
    <w:rsid w:val="00B67BCF"/>
    <w:rsid w:val="00B7000A"/>
    <w:rsid w:val="00B70092"/>
    <w:rsid w:val="00B707A9"/>
    <w:rsid w:val="00B71025"/>
    <w:rsid w:val="00B710EE"/>
    <w:rsid w:val="00B713D8"/>
    <w:rsid w:val="00B718B5"/>
    <w:rsid w:val="00B71B43"/>
    <w:rsid w:val="00B71B65"/>
    <w:rsid w:val="00B71F98"/>
    <w:rsid w:val="00B722D5"/>
    <w:rsid w:val="00B72AF3"/>
    <w:rsid w:val="00B72DF3"/>
    <w:rsid w:val="00B72F41"/>
    <w:rsid w:val="00B73023"/>
    <w:rsid w:val="00B73530"/>
    <w:rsid w:val="00B73733"/>
    <w:rsid w:val="00B737ED"/>
    <w:rsid w:val="00B73D7D"/>
    <w:rsid w:val="00B73F44"/>
    <w:rsid w:val="00B74066"/>
    <w:rsid w:val="00B7430F"/>
    <w:rsid w:val="00B7453F"/>
    <w:rsid w:val="00B7490B"/>
    <w:rsid w:val="00B74B06"/>
    <w:rsid w:val="00B74BB1"/>
    <w:rsid w:val="00B74F60"/>
    <w:rsid w:val="00B7536E"/>
    <w:rsid w:val="00B75595"/>
    <w:rsid w:val="00B758D6"/>
    <w:rsid w:val="00B75B06"/>
    <w:rsid w:val="00B75DB7"/>
    <w:rsid w:val="00B760D3"/>
    <w:rsid w:val="00B76441"/>
    <w:rsid w:val="00B76651"/>
    <w:rsid w:val="00B76D53"/>
    <w:rsid w:val="00B770F5"/>
    <w:rsid w:val="00B77377"/>
    <w:rsid w:val="00B779BF"/>
    <w:rsid w:val="00B77A62"/>
    <w:rsid w:val="00B77B99"/>
    <w:rsid w:val="00B77D86"/>
    <w:rsid w:val="00B803DE"/>
    <w:rsid w:val="00B80778"/>
    <w:rsid w:val="00B80783"/>
    <w:rsid w:val="00B807D3"/>
    <w:rsid w:val="00B80EE3"/>
    <w:rsid w:val="00B8152F"/>
    <w:rsid w:val="00B81728"/>
    <w:rsid w:val="00B81CA5"/>
    <w:rsid w:val="00B81EF7"/>
    <w:rsid w:val="00B81F32"/>
    <w:rsid w:val="00B82023"/>
    <w:rsid w:val="00B826D1"/>
    <w:rsid w:val="00B82878"/>
    <w:rsid w:val="00B82B3A"/>
    <w:rsid w:val="00B82B4B"/>
    <w:rsid w:val="00B830B4"/>
    <w:rsid w:val="00B832B4"/>
    <w:rsid w:val="00B833E7"/>
    <w:rsid w:val="00B834FD"/>
    <w:rsid w:val="00B844A5"/>
    <w:rsid w:val="00B84662"/>
    <w:rsid w:val="00B846FC"/>
    <w:rsid w:val="00B84B0E"/>
    <w:rsid w:val="00B84E5D"/>
    <w:rsid w:val="00B850F1"/>
    <w:rsid w:val="00B85329"/>
    <w:rsid w:val="00B854CB"/>
    <w:rsid w:val="00B85652"/>
    <w:rsid w:val="00B85825"/>
    <w:rsid w:val="00B86356"/>
    <w:rsid w:val="00B86A88"/>
    <w:rsid w:val="00B870C6"/>
    <w:rsid w:val="00B8725C"/>
    <w:rsid w:val="00B87BBD"/>
    <w:rsid w:val="00B90035"/>
    <w:rsid w:val="00B9125B"/>
    <w:rsid w:val="00B912C9"/>
    <w:rsid w:val="00B9169F"/>
    <w:rsid w:val="00B9198D"/>
    <w:rsid w:val="00B91B91"/>
    <w:rsid w:val="00B91C27"/>
    <w:rsid w:val="00B92239"/>
    <w:rsid w:val="00B923E2"/>
    <w:rsid w:val="00B92967"/>
    <w:rsid w:val="00B92B44"/>
    <w:rsid w:val="00B932F2"/>
    <w:rsid w:val="00B93683"/>
    <w:rsid w:val="00B93E64"/>
    <w:rsid w:val="00B943C1"/>
    <w:rsid w:val="00B94548"/>
    <w:rsid w:val="00B94C11"/>
    <w:rsid w:val="00B94D24"/>
    <w:rsid w:val="00B9505F"/>
    <w:rsid w:val="00B9548D"/>
    <w:rsid w:val="00B9586A"/>
    <w:rsid w:val="00B95C9A"/>
    <w:rsid w:val="00B95DED"/>
    <w:rsid w:val="00B9612B"/>
    <w:rsid w:val="00B9631B"/>
    <w:rsid w:val="00B96A2C"/>
    <w:rsid w:val="00B96AB5"/>
    <w:rsid w:val="00B96EF0"/>
    <w:rsid w:val="00B96FA7"/>
    <w:rsid w:val="00B97004"/>
    <w:rsid w:val="00B9720B"/>
    <w:rsid w:val="00B975A8"/>
    <w:rsid w:val="00BA0346"/>
    <w:rsid w:val="00BA0A3B"/>
    <w:rsid w:val="00BA0A58"/>
    <w:rsid w:val="00BA0CDD"/>
    <w:rsid w:val="00BA19A9"/>
    <w:rsid w:val="00BA1A42"/>
    <w:rsid w:val="00BA1AFD"/>
    <w:rsid w:val="00BA1CDE"/>
    <w:rsid w:val="00BA1D06"/>
    <w:rsid w:val="00BA1EC3"/>
    <w:rsid w:val="00BA2012"/>
    <w:rsid w:val="00BA2051"/>
    <w:rsid w:val="00BA25C4"/>
    <w:rsid w:val="00BA2768"/>
    <w:rsid w:val="00BA2792"/>
    <w:rsid w:val="00BA2AC4"/>
    <w:rsid w:val="00BA2C57"/>
    <w:rsid w:val="00BA2D80"/>
    <w:rsid w:val="00BA2DDA"/>
    <w:rsid w:val="00BA308E"/>
    <w:rsid w:val="00BA3357"/>
    <w:rsid w:val="00BA33F3"/>
    <w:rsid w:val="00BA34B5"/>
    <w:rsid w:val="00BA41DB"/>
    <w:rsid w:val="00BA4216"/>
    <w:rsid w:val="00BA4384"/>
    <w:rsid w:val="00BA4C66"/>
    <w:rsid w:val="00BA50E9"/>
    <w:rsid w:val="00BA5117"/>
    <w:rsid w:val="00BA539C"/>
    <w:rsid w:val="00BA54CD"/>
    <w:rsid w:val="00BA58FA"/>
    <w:rsid w:val="00BA5C14"/>
    <w:rsid w:val="00BA5FB8"/>
    <w:rsid w:val="00BA5FC5"/>
    <w:rsid w:val="00BA6497"/>
    <w:rsid w:val="00BA68DC"/>
    <w:rsid w:val="00BA6CAF"/>
    <w:rsid w:val="00BA7171"/>
    <w:rsid w:val="00BA74BB"/>
    <w:rsid w:val="00BB01E0"/>
    <w:rsid w:val="00BB01F6"/>
    <w:rsid w:val="00BB036F"/>
    <w:rsid w:val="00BB060F"/>
    <w:rsid w:val="00BB08D7"/>
    <w:rsid w:val="00BB09D0"/>
    <w:rsid w:val="00BB0EA1"/>
    <w:rsid w:val="00BB10C9"/>
    <w:rsid w:val="00BB14FF"/>
    <w:rsid w:val="00BB16C9"/>
    <w:rsid w:val="00BB180E"/>
    <w:rsid w:val="00BB20CE"/>
    <w:rsid w:val="00BB23A9"/>
    <w:rsid w:val="00BB257C"/>
    <w:rsid w:val="00BB2987"/>
    <w:rsid w:val="00BB2C83"/>
    <w:rsid w:val="00BB36CC"/>
    <w:rsid w:val="00BB3764"/>
    <w:rsid w:val="00BB3E3A"/>
    <w:rsid w:val="00BB44E5"/>
    <w:rsid w:val="00BB4734"/>
    <w:rsid w:val="00BB477B"/>
    <w:rsid w:val="00BB4841"/>
    <w:rsid w:val="00BB488B"/>
    <w:rsid w:val="00BB48FF"/>
    <w:rsid w:val="00BB495A"/>
    <w:rsid w:val="00BB4D1B"/>
    <w:rsid w:val="00BB4D7B"/>
    <w:rsid w:val="00BB53DB"/>
    <w:rsid w:val="00BB570D"/>
    <w:rsid w:val="00BB5890"/>
    <w:rsid w:val="00BB5F82"/>
    <w:rsid w:val="00BB6532"/>
    <w:rsid w:val="00BB669B"/>
    <w:rsid w:val="00BB73C5"/>
    <w:rsid w:val="00BB7401"/>
    <w:rsid w:val="00BB75C2"/>
    <w:rsid w:val="00BB7610"/>
    <w:rsid w:val="00BB771C"/>
    <w:rsid w:val="00BB7D97"/>
    <w:rsid w:val="00BC012B"/>
    <w:rsid w:val="00BC065D"/>
    <w:rsid w:val="00BC094E"/>
    <w:rsid w:val="00BC10D0"/>
    <w:rsid w:val="00BC1AC6"/>
    <w:rsid w:val="00BC1EC8"/>
    <w:rsid w:val="00BC1F7B"/>
    <w:rsid w:val="00BC2848"/>
    <w:rsid w:val="00BC3026"/>
    <w:rsid w:val="00BC32BA"/>
    <w:rsid w:val="00BC32BC"/>
    <w:rsid w:val="00BC3644"/>
    <w:rsid w:val="00BC3851"/>
    <w:rsid w:val="00BC3EA6"/>
    <w:rsid w:val="00BC4207"/>
    <w:rsid w:val="00BC4663"/>
    <w:rsid w:val="00BC492B"/>
    <w:rsid w:val="00BC4A86"/>
    <w:rsid w:val="00BC4B4F"/>
    <w:rsid w:val="00BC4CD8"/>
    <w:rsid w:val="00BC504B"/>
    <w:rsid w:val="00BC582D"/>
    <w:rsid w:val="00BC58B6"/>
    <w:rsid w:val="00BC5B95"/>
    <w:rsid w:val="00BC5EFB"/>
    <w:rsid w:val="00BC614C"/>
    <w:rsid w:val="00BC6490"/>
    <w:rsid w:val="00BC696C"/>
    <w:rsid w:val="00BC6A4F"/>
    <w:rsid w:val="00BC6B8A"/>
    <w:rsid w:val="00BC6BEF"/>
    <w:rsid w:val="00BC6C6E"/>
    <w:rsid w:val="00BC6D9B"/>
    <w:rsid w:val="00BC6E8D"/>
    <w:rsid w:val="00BC72B5"/>
    <w:rsid w:val="00BC7A74"/>
    <w:rsid w:val="00BC7F41"/>
    <w:rsid w:val="00BD00B7"/>
    <w:rsid w:val="00BD0149"/>
    <w:rsid w:val="00BD05FB"/>
    <w:rsid w:val="00BD0934"/>
    <w:rsid w:val="00BD0C40"/>
    <w:rsid w:val="00BD0DB5"/>
    <w:rsid w:val="00BD0F4E"/>
    <w:rsid w:val="00BD1180"/>
    <w:rsid w:val="00BD1419"/>
    <w:rsid w:val="00BD197D"/>
    <w:rsid w:val="00BD1B80"/>
    <w:rsid w:val="00BD1D32"/>
    <w:rsid w:val="00BD1DF2"/>
    <w:rsid w:val="00BD1E09"/>
    <w:rsid w:val="00BD1FCA"/>
    <w:rsid w:val="00BD20F0"/>
    <w:rsid w:val="00BD2AE1"/>
    <w:rsid w:val="00BD2D1F"/>
    <w:rsid w:val="00BD3742"/>
    <w:rsid w:val="00BD3DB8"/>
    <w:rsid w:val="00BD438F"/>
    <w:rsid w:val="00BD4AB1"/>
    <w:rsid w:val="00BD4D95"/>
    <w:rsid w:val="00BD4DD1"/>
    <w:rsid w:val="00BD50D8"/>
    <w:rsid w:val="00BD56B6"/>
    <w:rsid w:val="00BD5BC2"/>
    <w:rsid w:val="00BD5BF7"/>
    <w:rsid w:val="00BD6468"/>
    <w:rsid w:val="00BD689B"/>
    <w:rsid w:val="00BD6ACB"/>
    <w:rsid w:val="00BD7024"/>
    <w:rsid w:val="00BD781B"/>
    <w:rsid w:val="00BD79B7"/>
    <w:rsid w:val="00BD7BCC"/>
    <w:rsid w:val="00BE006C"/>
    <w:rsid w:val="00BE0622"/>
    <w:rsid w:val="00BE07EC"/>
    <w:rsid w:val="00BE0C5F"/>
    <w:rsid w:val="00BE0D02"/>
    <w:rsid w:val="00BE0D98"/>
    <w:rsid w:val="00BE1836"/>
    <w:rsid w:val="00BE18FF"/>
    <w:rsid w:val="00BE1A20"/>
    <w:rsid w:val="00BE1B91"/>
    <w:rsid w:val="00BE1E72"/>
    <w:rsid w:val="00BE21AB"/>
    <w:rsid w:val="00BE2234"/>
    <w:rsid w:val="00BE25C4"/>
    <w:rsid w:val="00BE3306"/>
    <w:rsid w:val="00BE361F"/>
    <w:rsid w:val="00BE37D4"/>
    <w:rsid w:val="00BE38AE"/>
    <w:rsid w:val="00BE3948"/>
    <w:rsid w:val="00BE39C2"/>
    <w:rsid w:val="00BE4CC5"/>
    <w:rsid w:val="00BE4CD8"/>
    <w:rsid w:val="00BE4D30"/>
    <w:rsid w:val="00BE4FC5"/>
    <w:rsid w:val="00BE50E4"/>
    <w:rsid w:val="00BE537E"/>
    <w:rsid w:val="00BE5ACA"/>
    <w:rsid w:val="00BE5CCC"/>
    <w:rsid w:val="00BE63EE"/>
    <w:rsid w:val="00BE6539"/>
    <w:rsid w:val="00BE6714"/>
    <w:rsid w:val="00BE6D45"/>
    <w:rsid w:val="00BE752D"/>
    <w:rsid w:val="00BE75B7"/>
    <w:rsid w:val="00BE75CC"/>
    <w:rsid w:val="00BE75F9"/>
    <w:rsid w:val="00BE7A1D"/>
    <w:rsid w:val="00BE7B9D"/>
    <w:rsid w:val="00BE7BF9"/>
    <w:rsid w:val="00BE7C35"/>
    <w:rsid w:val="00BE7D37"/>
    <w:rsid w:val="00BF0B95"/>
    <w:rsid w:val="00BF0D0B"/>
    <w:rsid w:val="00BF1057"/>
    <w:rsid w:val="00BF10A1"/>
    <w:rsid w:val="00BF18DB"/>
    <w:rsid w:val="00BF1F99"/>
    <w:rsid w:val="00BF21AF"/>
    <w:rsid w:val="00BF299B"/>
    <w:rsid w:val="00BF2A9A"/>
    <w:rsid w:val="00BF2B48"/>
    <w:rsid w:val="00BF2C48"/>
    <w:rsid w:val="00BF2FA5"/>
    <w:rsid w:val="00BF3218"/>
    <w:rsid w:val="00BF354E"/>
    <w:rsid w:val="00BF361E"/>
    <w:rsid w:val="00BF3834"/>
    <w:rsid w:val="00BF404B"/>
    <w:rsid w:val="00BF4220"/>
    <w:rsid w:val="00BF4EA6"/>
    <w:rsid w:val="00BF51B8"/>
    <w:rsid w:val="00BF5487"/>
    <w:rsid w:val="00BF5701"/>
    <w:rsid w:val="00BF5851"/>
    <w:rsid w:val="00BF5B9C"/>
    <w:rsid w:val="00BF5BE1"/>
    <w:rsid w:val="00BF60AD"/>
    <w:rsid w:val="00BF6333"/>
    <w:rsid w:val="00BF6FEE"/>
    <w:rsid w:val="00BF7610"/>
    <w:rsid w:val="00C001C6"/>
    <w:rsid w:val="00C00682"/>
    <w:rsid w:val="00C00B81"/>
    <w:rsid w:val="00C00DDF"/>
    <w:rsid w:val="00C01371"/>
    <w:rsid w:val="00C0159F"/>
    <w:rsid w:val="00C01C9F"/>
    <w:rsid w:val="00C01F90"/>
    <w:rsid w:val="00C024A1"/>
    <w:rsid w:val="00C024D9"/>
    <w:rsid w:val="00C02506"/>
    <w:rsid w:val="00C0257E"/>
    <w:rsid w:val="00C02682"/>
    <w:rsid w:val="00C02FCE"/>
    <w:rsid w:val="00C0303E"/>
    <w:rsid w:val="00C03608"/>
    <w:rsid w:val="00C038A9"/>
    <w:rsid w:val="00C038B6"/>
    <w:rsid w:val="00C038BE"/>
    <w:rsid w:val="00C0392E"/>
    <w:rsid w:val="00C03DB2"/>
    <w:rsid w:val="00C0406F"/>
    <w:rsid w:val="00C049D2"/>
    <w:rsid w:val="00C04C29"/>
    <w:rsid w:val="00C0544F"/>
    <w:rsid w:val="00C0581F"/>
    <w:rsid w:val="00C05A29"/>
    <w:rsid w:val="00C05A4F"/>
    <w:rsid w:val="00C06812"/>
    <w:rsid w:val="00C06F0B"/>
    <w:rsid w:val="00C06F4E"/>
    <w:rsid w:val="00C07071"/>
    <w:rsid w:val="00C07093"/>
    <w:rsid w:val="00C0718E"/>
    <w:rsid w:val="00C07280"/>
    <w:rsid w:val="00C073C3"/>
    <w:rsid w:val="00C074BA"/>
    <w:rsid w:val="00C107B7"/>
    <w:rsid w:val="00C10A14"/>
    <w:rsid w:val="00C11A35"/>
    <w:rsid w:val="00C11B4A"/>
    <w:rsid w:val="00C11CCF"/>
    <w:rsid w:val="00C12296"/>
    <w:rsid w:val="00C1283F"/>
    <w:rsid w:val="00C12CCC"/>
    <w:rsid w:val="00C133A2"/>
    <w:rsid w:val="00C13586"/>
    <w:rsid w:val="00C1368F"/>
    <w:rsid w:val="00C13E7E"/>
    <w:rsid w:val="00C143A5"/>
    <w:rsid w:val="00C14423"/>
    <w:rsid w:val="00C14B20"/>
    <w:rsid w:val="00C14CD3"/>
    <w:rsid w:val="00C1501B"/>
    <w:rsid w:val="00C1591A"/>
    <w:rsid w:val="00C1596D"/>
    <w:rsid w:val="00C160FA"/>
    <w:rsid w:val="00C16AD8"/>
    <w:rsid w:val="00C16C51"/>
    <w:rsid w:val="00C16E0F"/>
    <w:rsid w:val="00C16FEB"/>
    <w:rsid w:val="00C17A3C"/>
    <w:rsid w:val="00C17C3F"/>
    <w:rsid w:val="00C17EC5"/>
    <w:rsid w:val="00C17F1E"/>
    <w:rsid w:val="00C20263"/>
    <w:rsid w:val="00C20672"/>
    <w:rsid w:val="00C206D3"/>
    <w:rsid w:val="00C20709"/>
    <w:rsid w:val="00C20CAF"/>
    <w:rsid w:val="00C20EB7"/>
    <w:rsid w:val="00C20EF1"/>
    <w:rsid w:val="00C20F5D"/>
    <w:rsid w:val="00C21015"/>
    <w:rsid w:val="00C2161B"/>
    <w:rsid w:val="00C21ED8"/>
    <w:rsid w:val="00C22102"/>
    <w:rsid w:val="00C22539"/>
    <w:rsid w:val="00C225EB"/>
    <w:rsid w:val="00C22DDC"/>
    <w:rsid w:val="00C23035"/>
    <w:rsid w:val="00C230C1"/>
    <w:rsid w:val="00C230ED"/>
    <w:rsid w:val="00C23324"/>
    <w:rsid w:val="00C23528"/>
    <w:rsid w:val="00C24146"/>
    <w:rsid w:val="00C2431C"/>
    <w:rsid w:val="00C2478D"/>
    <w:rsid w:val="00C24FC5"/>
    <w:rsid w:val="00C25319"/>
    <w:rsid w:val="00C255BD"/>
    <w:rsid w:val="00C25845"/>
    <w:rsid w:val="00C25AB0"/>
    <w:rsid w:val="00C25C89"/>
    <w:rsid w:val="00C25CA0"/>
    <w:rsid w:val="00C263F1"/>
    <w:rsid w:val="00C26817"/>
    <w:rsid w:val="00C269E4"/>
    <w:rsid w:val="00C2700C"/>
    <w:rsid w:val="00C275A9"/>
    <w:rsid w:val="00C31AD7"/>
    <w:rsid w:val="00C31DB9"/>
    <w:rsid w:val="00C31E38"/>
    <w:rsid w:val="00C31F4C"/>
    <w:rsid w:val="00C326DA"/>
    <w:rsid w:val="00C32A54"/>
    <w:rsid w:val="00C32C32"/>
    <w:rsid w:val="00C32C6F"/>
    <w:rsid w:val="00C33177"/>
    <w:rsid w:val="00C33211"/>
    <w:rsid w:val="00C33231"/>
    <w:rsid w:val="00C3333A"/>
    <w:rsid w:val="00C3340C"/>
    <w:rsid w:val="00C33480"/>
    <w:rsid w:val="00C334CF"/>
    <w:rsid w:val="00C3393A"/>
    <w:rsid w:val="00C3438C"/>
    <w:rsid w:val="00C34393"/>
    <w:rsid w:val="00C3473C"/>
    <w:rsid w:val="00C34772"/>
    <w:rsid w:val="00C347F0"/>
    <w:rsid w:val="00C34914"/>
    <w:rsid w:val="00C34A58"/>
    <w:rsid w:val="00C34AD9"/>
    <w:rsid w:val="00C34B44"/>
    <w:rsid w:val="00C34E3E"/>
    <w:rsid w:val="00C35234"/>
    <w:rsid w:val="00C357C0"/>
    <w:rsid w:val="00C35822"/>
    <w:rsid w:val="00C3587B"/>
    <w:rsid w:val="00C35BD5"/>
    <w:rsid w:val="00C35DFF"/>
    <w:rsid w:val="00C36646"/>
    <w:rsid w:val="00C36FFC"/>
    <w:rsid w:val="00C371C4"/>
    <w:rsid w:val="00C372C3"/>
    <w:rsid w:val="00C37392"/>
    <w:rsid w:val="00C37761"/>
    <w:rsid w:val="00C37A00"/>
    <w:rsid w:val="00C37BC2"/>
    <w:rsid w:val="00C37D22"/>
    <w:rsid w:val="00C37E61"/>
    <w:rsid w:val="00C37F53"/>
    <w:rsid w:val="00C40310"/>
    <w:rsid w:val="00C40417"/>
    <w:rsid w:val="00C40628"/>
    <w:rsid w:val="00C40F0E"/>
    <w:rsid w:val="00C4156C"/>
    <w:rsid w:val="00C423D4"/>
    <w:rsid w:val="00C426A5"/>
    <w:rsid w:val="00C428AF"/>
    <w:rsid w:val="00C42922"/>
    <w:rsid w:val="00C4295A"/>
    <w:rsid w:val="00C4402F"/>
    <w:rsid w:val="00C441DA"/>
    <w:rsid w:val="00C452B2"/>
    <w:rsid w:val="00C45846"/>
    <w:rsid w:val="00C45873"/>
    <w:rsid w:val="00C46300"/>
    <w:rsid w:val="00C46354"/>
    <w:rsid w:val="00C463E5"/>
    <w:rsid w:val="00C46669"/>
    <w:rsid w:val="00C47516"/>
    <w:rsid w:val="00C475F7"/>
    <w:rsid w:val="00C477CC"/>
    <w:rsid w:val="00C47BA6"/>
    <w:rsid w:val="00C47F1B"/>
    <w:rsid w:val="00C50054"/>
    <w:rsid w:val="00C50B31"/>
    <w:rsid w:val="00C50C74"/>
    <w:rsid w:val="00C510D9"/>
    <w:rsid w:val="00C5126E"/>
    <w:rsid w:val="00C5256B"/>
    <w:rsid w:val="00C525E4"/>
    <w:rsid w:val="00C526F4"/>
    <w:rsid w:val="00C5275F"/>
    <w:rsid w:val="00C52B57"/>
    <w:rsid w:val="00C533EF"/>
    <w:rsid w:val="00C538D9"/>
    <w:rsid w:val="00C53D47"/>
    <w:rsid w:val="00C54270"/>
    <w:rsid w:val="00C5451C"/>
    <w:rsid w:val="00C54818"/>
    <w:rsid w:val="00C54A97"/>
    <w:rsid w:val="00C54C5E"/>
    <w:rsid w:val="00C5538D"/>
    <w:rsid w:val="00C5579D"/>
    <w:rsid w:val="00C5586A"/>
    <w:rsid w:val="00C55A36"/>
    <w:rsid w:val="00C55B86"/>
    <w:rsid w:val="00C55BB9"/>
    <w:rsid w:val="00C56113"/>
    <w:rsid w:val="00C56531"/>
    <w:rsid w:val="00C565FB"/>
    <w:rsid w:val="00C568B2"/>
    <w:rsid w:val="00C56E52"/>
    <w:rsid w:val="00C57756"/>
    <w:rsid w:val="00C578BB"/>
    <w:rsid w:val="00C57919"/>
    <w:rsid w:val="00C57CCE"/>
    <w:rsid w:val="00C57F05"/>
    <w:rsid w:val="00C604A7"/>
    <w:rsid w:val="00C605F8"/>
    <w:rsid w:val="00C6060E"/>
    <w:rsid w:val="00C6088B"/>
    <w:rsid w:val="00C6089F"/>
    <w:rsid w:val="00C60C73"/>
    <w:rsid w:val="00C60E8E"/>
    <w:rsid w:val="00C61656"/>
    <w:rsid w:val="00C6189F"/>
    <w:rsid w:val="00C61FE4"/>
    <w:rsid w:val="00C62470"/>
    <w:rsid w:val="00C62596"/>
    <w:rsid w:val="00C62648"/>
    <w:rsid w:val="00C62F1C"/>
    <w:rsid w:val="00C62F3B"/>
    <w:rsid w:val="00C632AE"/>
    <w:rsid w:val="00C636DF"/>
    <w:rsid w:val="00C63D03"/>
    <w:rsid w:val="00C63E70"/>
    <w:rsid w:val="00C6404A"/>
    <w:rsid w:val="00C64117"/>
    <w:rsid w:val="00C64216"/>
    <w:rsid w:val="00C64825"/>
    <w:rsid w:val="00C649A2"/>
    <w:rsid w:val="00C65144"/>
    <w:rsid w:val="00C656D7"/>
    <w:rsid w:val="00C65CA8"/>
    <w:rsid w:val="00C66098"/>
    <w:rsid w:val="00C66115"/>
    <w:rsid w:val="00C662F8"/>
    <w:rsid w:val="00C6703F"/>
    <w:rsid w:val="00C67321"/>
    <w:rsid w:val="00C6746A"/>
    <w:rsid w:val="00C675DD"/>
    <w:rsid w:val="00C677A0"/>
    <w:rsid w:val="00C679FB"/>
    <w:rsid w:val="00C67CB2"/>
    <w:rsid w:val="00C67D2C"/>
    <w:rsid w:val="00C67D39"/>
    <w:rsid w:val="00C70481"/>
    <w:rsid w:val="00C7073F"/>
    <w:rsid w:val="00C707F5"/>
    <w:rsid w:val="00C70849"/>
    <w:rsid w:val="00C70ADA"/>
    <w:rsid w:val="00C71571"/>
    <w:rsid w:val="00C7253A"/>
    <w:rsid w:val="00C72770"/>
    <w:rsid w:val="00C72A41"/>
    <w:rsid w:val="00C72A84"/>
    <w:rsid w:val="00C73136"/>
    <w:rsid w:val="00C7349A"/>
    <w:rsid w:val="00C735EE"/>
    <w:rsid w:val="00C73840"/>
    <w:rsid w:val="00C73BA6"/>
    <w:rsid w:val="00C73C24"/>
    <w:rsid w:val="00C73C80"/>
    <w:rsid w:val="00C73DA6"/>
    <w:rsid w:val="00C74230"/>
    <w:rsid w:val="00C74846"/>
    <w:rsid w:val="00C74FD4"/>
    <w:rsid w:val="00C75053"/>
    <w:rsid w:val="00C75285"/>
    <w:rsid w:val="00C75855"/>
    <w:rsid w:val="00C75F0A"/>
    <w:rsid w:val="00C76597"/>
    <w:rsid w:val="00C76744"/>
    <w:rsid w:val="00C767E9"/>
    <w:rsid w:val="00C76803"/>
    <w:rsid w:val="00C773D7"/>
    <w:rsid w:val="00C77764"/>
    <w:rsid w:val="00C77B53"/>
    <w:rsid w:val="00C77FAE"/>
    <w:rsid w:val="00C8037F"/>
    <w:rsid w:val="00C80C3F"/>
    <w:rsid w:val="00C80DF4"/>
    <w:rsid w:val="00C810DD"/>
    <w:rsid w:val="00C8116D"/>
    <w:rsid w:val="00C815D7"/>
    <w:rsid w:val="00C819B6"/>
    <w:rsid w:val="00C81FE8"/>
    <w:rsid w:val="00C82322"/>
    <w:rsid w:val="00C82441"/>
    <w:rsid w:val="00C82C00"/>
    <w:rsid w:val="00C82C97"/>
    <w:rsid w:val="00C82D40"/>
    <w:rsid w:val="00C834E8"/>
    <w:rsid w:val="00C83B31"/>
    <w:rsid w:val="00C83CCE"/>
    <w:rsid w:val="00C83DDA"/>
    <w:rsid w:val="00C840B0"/>
    <w:rsid w:val="00C84ABA"/>
    <w:rsid w:val="00C84B4C"/>
    <w:rsid w:val="00C84D08"/>
    <w:rsid w:val="00C8530B"/>
    <w:rsid w:val="00C85414"/>
    <w:rsid w:val="00C8559A"/>
    <w:rsid w:val="00C85607"/>
    <w:rsid w:val="00C85DCE"/>
    <w:rsid w:val="00C86131"/>
    <w:rsid w:val="00C861C0"/>
    <w:rsid w:val="00C864F1"/>
    <w:rsid w:val="00C865D8"/>
    <w:rsid w:val="00C86E83"/>
    <w:rsid w:val="00C86EA8"/>
    <w:rsid w:val="00C86F77"/>
    <w:rsid w:val="00C86F84"/>
    <w:rsid w:val="00C87017"/>
    <w:rsid w:val="00C87091"/>
    <w:rsid w:val="00C870A1"/>
    <w:rsid w:val="00C90397"/>
    <w:rsid w:val="00C9071A"/>
    <w:rsid w:val="00C90BAD"/>
    <w:rsid w:val="00C90C08"/>
    <w:rsid w:val="00C90FE3"/>
    <w:rsid w:val="00C9135C"/>
    <w:rsid w:val="00C91530"/>
    <w:rsid w:val="00C9173C"/>
    <w:rsid w:val="00C91A69"/>
    <w:rsid w:val="00C91D80"/>
    <w:rsid w:val="00C91FF9"/>
    <w:rsid w:val="00C9263D"/>
    <w:rsid w:val="00C9285D"/>
    <w:rsid w:val="00C928FC"/>
    <w:rsid w:val="00C92E2D"/>
    <w:rsid w:val="00C94B8C"/>
    <w:rsid w:val="00C94E63"/>
    <w:rsid w:val="00C94F94"/>
    <w:rsid w:val="00C95334"/>
    <w:rsid w:val="00C9543C"/>
    <w:rsid w:val="00C95723"/>
    <w:rsid w:val="00C957B0"/>
    <w:rsid w:val="00C95949"/>
    <w:rsid w:val="00C9680C"/>
    <w:rsid w:val="00C96813"/>
    <w:rsid w:val="00C96885"/>
    <w:rsid w:val="00C9691F"/>
    <w:rsid w:val="00C969F2"/>
    <w:rsid w:val="00C96E3D"/>
    <w:rsid w:val="00C9779D"/>
    <w:rsid w:val="00C97E66"/>
    <w:rsid w:val="00C97ED4"/>
    <w:rsid w:val="00CA0178"/>
    <w:rsid w:val="00CA07CC"/>
    <w:rsid w:val="00CA092B"/>
    <w:rsid w:val="00CA0CFB"/>
    <w:rsid w:val="00CA0D13"/>
    <w:rsid w:val="00CA14A7"/>
    <w:rsid w:val="00CA14FC"/>
    <w:rsid w:val="00CA1729"/>
    <w:rsid w:val="00CA1732"/>
    <w:rsid w:val="00CA18D1"/>
    <w:rsid w:val="00CA19BC"/>
    <w:rsid w:val="00CA1EBB"/>
    <w:rsid w:val="00CA2DA0"/>
    <w:rsid w:val="00CA33F2"/>
    <w:rsid w:val="00CA352D"/>
    <w:rsid w:val="00CA355D"/>
    <w:rsid w:val="00CA3633"/>
    <w:rsid w:val="00CA3868"/>
    <w:rsid w:val="00CA3C6A"/>
    <w:rsid w:val="00CA3D76"/>
    <w:rsid w:val="00CA4032"/>
    <w:rsid w:val="00CA43B3"/>
    <w:rsid w:val="00CA4483"/>
    <w:rsid w:val="00CA4708"/>
    <w:rsid w:val="00CA4990"/>
    <w:rsid w:val="00CA4C11"/>
    <w:rsid w:val="00CA5334"/>
    <w:rsid w:val="00CA5752"/>
    <w:rsid w:val="00CA5A2A"/>
    <w:rsid w:val="00CA5A74"/>
    <w:rsid w:val="00CA5A8E"/>
    <w:rsid w:val="00CA5B42"/>
    <w:rsid w:val="00CA5EB0"/>
    <w:rsid w:val="00CA61E3"/>
    <w:rsid w:val="00CA6AC3"/>
    <w:rsid w:val="00CA71CD"/>
    <w:rsid w:val="00CA7564"/>
    <w:rsid w:val="00CA7674"/>
    <w:rsid w:val="00CA7AB1"/>
    <w:rsid w:val="00CA7C20"/>
    <w:rsid w:val="00CA7E90"/>
    <w:rsid w:val="00CA7FFA"/>
    <w:rsid w:val="00CB0631"/>
    <w:rsid w:val="00CB0B02"/>
    <w:rsid w:val="00CB11F9"/>
    <w:rsid w:val="00CB121D"/>
    <w:rsid w:val="00CB157E"/>
    <w:rsid w:val="00CB1907"/>
    <w:rsid w:val="00CB19E8"/>
    <w:rsid w:val="00CB1BC6"/>
    <w:rsid w:val="00CB2425"/>
    <w:rsid w:val="00CB2523"/>
    <w:rsid w:val="00CB280E"/>
    <w:rsid w:val="00CB349D"/>
    <w:rsid w:val="00CB3927"/>
    <w:rsid w:val="00CB3CBE"/>
    <w:rsid w:val="00CB3F2C"/>
    <w:rsid w:val="00CB4658"/>
    <w:rsid w:val="00CB492A"/>
    <w:rsid w:val="00CB4EA6"/>
    <w:rsid w:val="00CB5714"/>
    <w:rsid w:val="00CB60B8"/>
    <w:rsid w:val="00CB660A"/>
    <w:rsid w:val="00CB6AA9"/>
    <w:rsid w:val="00CB6AAF"/>
    <w:rsid w:val="00CB7EB7"/>
    <w:rsid w:val="00CC044E"/>
    <w:rsid w:val="00CC0F12"/>
    <w:rsid w:val="00CC10CE"/>
    <w:rsid w:val="00CC149B"/>
    <w:rsid w:val="00CC1630"/>
    <w:rsid w:val="00CC196C"/>
    <w:rsid w:val="00CC1B0B"/>
    <w:rsid w:val="00CC1C0E"/>
    <w:rsid w:val="00CC2348"/>
    <w:rsid w:val="00CC2DE8"/>
    <w:rsid w:val="00CC2E18"/>
    <w:rsid w:val="00CC31C2"/>
    <w:rsid w:val="00CC3AD3"/>
    <w:rsid w:val="00CC3C5C"/>
    <w:rsid w:val="00CC3E6A"/>
    <w:rsid w:val="00CC3EE8"/>
    <w:rsid w:val="00CC3F4E"/>
    <w:rsid w:val="00CC4059"/>
    <w:rsid w:val="00CC4BDB"/>
    <w:rsid w:val="00CC4ECD"/>
    <w:rsid w:val="00CC4F3A"/>
    <w:rsid w:val="00CC588F"/>
    <w:rsid w:val="00CC5B2F"/>
    <w:rsid w:val="00CC5FE3"/>
    <w:rsid w:val="00CC6184"/>
    <w:rsid w:val="00CC61DE"/>
    <w:rsid w:val="00CC6387"/>
    <w:rsid w:val="00CC6677"/>
    <w:rsid w:val="00CC6926"/>
    <w:rsid w:val="00CC6ACA"/>
    <w:rsid w:val="00CC6B36"/>
    <w:rsid w:val="00CC6BC1"/>
    <w:rsid w:val="00CC710D"/>
    <w:rsid w:val="00CC776B"/>
    <w:rsid w:val="00CC777E"/>
    <w:rsid w:val="00CC7AA2"/>
    <w:rsid w:val="00CC7B96"/>
    <w:rsid w:val="00CC7DED"/>
    <w:rsid w:val="00CD003A"/>
    <w:rsid w:val="00CD055A"/>
    <w:rsid w:val="00CD07EF"/>
    <w:rsid w:val="00CD0DC2"/>
    <w:rsid w:val="00CD16AB"/>
    <w:rsid w:val="00CD175A"/>
    <w:rsid w:val="00CD1BCB"/>
    <w:rsid w:val="00CD2197"/>
    <w:rsid w:val="00CD23F7"/>
    <w:rsid w:val="00CD2C06"/>
    <w:rsid w:val="00CD3E47"/>
    <w:rsid w:val="00CD3EE3"/>
    <w:rsid w:val="00CD3FBA"/>
    <w:rsid w:val="00CD41A2"/>
    <w:rsid w:val="00CD4811"/>
    <w:rsid w:val="00CD49EB"/>
    <w:rsid w:val="00CD4DC4"/>
    <w:rsid w:val="00CD5170"/>
    <w:rsid w:val="00CD5637"/>
    <w:rsid w:val="00CD563A"/>
    <w:rsid w:val="00CD5A71"/>
    <w:rsid w:val="00CD5F3B"/>
    <w:rsid w:val="00CD6439"/>
    <w:rsid w:val="00CD65B1"/>
    <w:rsid w:val="00CD7D5F"/>
    <w:rsid w:val="00CE00DB"/>
    <w:rsid w:val="00CE029C"/>
    <w:rsid w:val="00CE0BC3"/>
    <w:rsid w:val="00CE0DC2"/>
    <w:rsid w:val="00CE0E95"/>
    <w:rsid w:val="00CE10D7"/>
    <w:rsid w:val="00CE1A67"/>
    <w:rsid w:val="00CE1AEB"/>
    <w:rsid w:val="00CE1CBA"/>
    <w:rsid w:val="00CE256E"/>
    <w:rsid w:val="00CE2762"/>
    <w:rsid w:val="00CE2B77"/>
    <w:rsid w:val="00CE2E04"/>
    <w:rsid w:val="00CE2E15"/>
    <w:rsid w:val="00CE2EC9"/>
    <w:rsid w:val="00CE312C"/>
    <w:rsid w:val="00CE3414"/>
    <w:rsid w:val="00CE36AD"/>
    <w:rsid w:val="00CE3722"/>
    <w:rsid w:val="00CE3BB9"/>
    <w:rsid w:val="00CE3D06"/>
    <w:rsid w:val="00CE3D99"/>
    <w:rsid w:val="00CE3ECD"/>
    <w:rsid w:val="00CE41FF"/>
    <w:rsid w:val="00CE4218"/>
    <w:rsid w:val="00CE4389"/>
    <w:rsid w:val="00CE446E"/>
    <w:rsid w:val="00CE44F7"/>
    <w:rsid w:val="00CE479F"/>
    <w:rsid w:val="00CE49D5"/>
    <w:rsid w:val="00CE4C29"/>
    <w:rsid w:val="00CE4C86"/>
    <w:rsid w:val="00CE4C89"/>
    <w:rsid w:val="00CE513F"/>
    <w:rsid w:val="00CE5B64"/>
    <w:rsid w:val="00CE5BB3"/>
    <w:rsid w:val="00CE5EDF"/>
    <w:rsid w:val="00CE6264"/>
    <w:rsid w:val="00CE6814"/>
    <w:rsid w:val="00CE71B2"/>
    <w:rsid w:val="00CE7265"/>
    <w:rsid w:val="00CE76FE"/>
    <w:rsid w:val="00CE776D"/>
    <w:rsid w:val="00CE7B55"/>
    <w:rsid w:val="00CF025A"/>
    <w:rsid w:val="00CF0D51"/>
    <w:rsid w:val="00CF17D4"/>
    <w:rsid w:val="00CF19F9"/>
    <w:rsid w:val="00CF1A43"/>
    <w:rsid w:val="00CF2067"/>
    <w:rsid w:val="00CF2333"/>
    <w:rsid w:val="00CF2792"/>
    <w:rsid w:val="00CF2EE8"/>
    <w:rsid w:val="00CF3055"/>
    <w:rsid w:val="00CF31BD"/>
    <w:rsid w:val="00CF3312"/>
    <w:rsid w:val="00CF381F"/>
    <w:rsid w:val="00CF389D"/>
    <w:rsid w:val="00CF4563"/>
    <w:rsid w:val="00CF481B"/>
    <w:rsid w:val="00CF49D1"/>
    <w:rsid w:val="00CF4AF2"/>
    <w:rsid w:val="00CF4B64"/>
    <w:rsid w:val="00CF59D8"/>
    <w:rsid w:val="00CF63AD"/>
    <w:rsid w:val="00CF6425"/>
    <w:rsid w:val="00CF68CB"/>
    <w:rsid w:val="00CF6B85"/>
    <w:rsid w:val="00CF734F"/>
    <w:rsid w:val="00D00201"/>
    <w:rsid w:val="00D00AA9"/>
    <w:rsid w:val="00D00AEB"/>
    <w:rsid w:val="00D00F31"/>
    <w:rsid w:val="00D010FD"/>
    <w:rsid w:val="00D012DA"/>
    <w:rsid w:val="00D01417"/>
    <w:rsid w:val="00D014EF"/>
    <w:rsid w:val="00D01D1F"/>
    <w:rsid w:val="00D01D2B"/>
    <w:rsid w:val="00D01F70"/>
    <w:rsid w:val="00D02227"/>
    <w:rsid w:val="00D022E2"/>
    <w:rsid w:val="00D02401"/>
    <w:rsid w:val="00D02444"/>
    <w:rsid w:val="00D0254C"/>
    <w:rsid w:val="00D025D6"/>
    <w:rsid w:val="00D02BB7"/>
    <w:rsid w:val="00D02C29"/>
    <w:rsid w:val="00D02C57"/>
    <w:rsid w:val="00D02E1A"/>
    <w:rsid w:val="00D02FB9"/>
    <w:rsid w:val="00D03419"/>
    <w:rsid w:val="00D03711"/>
    <w:rsid w:val="00D03D55"/>
    <w:rsid w:val="00D03E41"/>
    <w:rsid w:val="00D04BED"/>
    <w:rsid w:val="00D04C9D"/>
    <w:rsid w:val="00D04FD7"/>
    <w:rsid w:val="00D05135"/>
    <w:rsid w:val="00D05F20"/>
    <w:rsid w:val="00D06392"/>
    <w:rsid w:val="00D0650A"/>
    <w:rsid w:val="00D068B3"/>
    <w:rsid w:val="00D068F2"/>
    <w:rsid w:val="00D06975"/>
    <w:rsid w:val="00D06B01"/>
    <w:rsid w:val="00D06BFF"/>
    <w:rsid w:val="00D06DF1"/>
    <w:rsid w:val="00D06DF7"/>
    <w:rsid w:val="00D06ED3"/>
    <w:rsid w:val="00D06F76"/>
    <w:rsid w:val="00D0746A"/>
    <w:rsid w:val="00D0747D"/>
    <w:rsid w:val="00D075F6"/>
    <w:rsid w:val="00D07A35"/>
    <w:rsid w:val="00D07B22"/>
    <w:rsid w:val="00D101BD"/>
    <w:rsid w:val="00D10BF9"/>
    <w:rsid w:val="00D10D9F"/>
    <w:rsid w:val="00D111E8"/>
    <w:rsid w:val="00D11562"/>
    <w:rsid w:val="00D119A8"/>
    <w:rsid w:val="00D119EA"/>
    <w:rsid w:val="00D11AD5"/>
    <w:rsid w:val="00D11ADA"/>
    <w:rsid w:val="00D11B86"/>
    <w:rsid w:val="00D12004"/>
    <w:rsid w:val="00D124AA"/>
    <w:rsid w:val="00D12C5A"/>
    <w:rsid w:val="00D12C82"/>
    <w:rsid w:val="00D12E8B"/>
    <w:rsid w:val="00D13716"/>
    <w:rsid w:val="00D13A01"/>
    <w:rsid w:val="00D1416D"/>
    <w:rsid w:val="00D141A7"/>
    <w:rsid w:val="00D14361"/>
    <w:rsid w:val="00D1462F"/>
    <w:rsid w:val="00D14C34"/>
    <w:rsid w:val="00D14E68"/>
    <w:rsid w:val="00D15137"/>
    <w:rsid w:val="00D152D4"/>
    <w:rsid w:val="00D152F1"/>
    <w:rsid w:val="00D15977"/>
    <w:rsid w:val="00D15A44"/>
    <w:rsid w:val="00D15EA0"/>
    <w:rsid w:val="00D161B4"/>
    <w:rsid w:val="00D163D7"/>
    <w:rsid w:val="00D169A1"/>
    <w:rsid w:val="00D16AC3"/>
    <w:rsid w:val="00D17190"/>
    <w:rsid w:val="00D17CD7"/>
    <w:rsid w:val="00D17DEB"/>
    <w:rsid w:val="00D17EB5"/>
    <w:rsid w:val="00D201A6"/>
    <w:rsid w:val="00D20E90"/>
    <w:rsid w:val="00D20FF9"/>
    <w:rsid w:val="00D211AF"/>
    <w:rsid w:val="00D217AB"/>
    <w:rsid w:val="00D223A0"/>
    <w:rsid w:val="00D228B5"/>
    <w:rsid w:val="00D2296A"/>
    <w:rsid w:val="00D22C7F"/>
    <w:rsid w:val="00D233ED"/>
    <w:rsid w:val="00D23446"/>
    <w:rsid w:val="00D2393F"/>
    <w:rsid w:val="00D24462"/>
    <w:rsid w:val="00D24B9E"/>
    <w:rsid w:val="00D24CCC"/>
    <w:rsid w:val="00D250D3"/>
    <w:rsid w:val="00D25B19"/>
    <w:rsid w:val="00D25F52"/>
    <w:rsid w:val="00D262D7"/>
    <w:rsid w:val="00D269E9"/>
    <w:rsid w:val="00D278A2"/>
    <w:rsid w:val="00D27A3B"/>
    <w:rsid w:val="00D27C6C"/>
    <w:rsid w:val="00D27EFA"/>
    <w:rsid w:val="00D30258"/>
    <w:rsid w:val="00D302C0"/>
    <w:rsid w:val="00D30326"/>
    <w:rsid w:val="00D30330"/>
    <w:rsid w:val="00D30C06"/>
    <w:rsid w:val="00D30CB5"/>
    <w:rsid w:val="00D31655"/>
    <w:rsid w:val="00D32849"/>
    <w:rsid w:val="00D32931"/>
    <w:rsid w:val="00D332CC"/>
    <w:rsid w:val="00D33427"/>
    <w:rsid w:val="00D33B90"/>
    <w:rsid w:val="00D33F41"/>
    <w:rsid w:val="00D341DE"/>
    <w:rsid w:val="00D3433E"/>
    <w:rsid w:val="00D34D95"/>
    <w:rsid w:val="00D34FB7"/>
    <w:rsid w:val="00D352F8"/>
    <w:rsid w:val="00D35330"/>
    <w:rsid w:val="00D35C1A"/>
    <w:rsid w:val="00D35FD0"/>
    <w:rsid w:val="00D36617"/>
    <w:rsid w:val="00D36823"/>
    <w:rsid w:val="00D36AE2"/>
    <w:rsid w:val="00D36CE8"/>
    <w:rsid w:val="00D373C3"/>
    <w:rsid w:val="00D37486"/>
    <w:rsid w:val="00D37773"/>
    <w:rsid w:val="00D37E0B"/>
    <w:rsid w:val="00D400C1"/>
    <w:rsid w:val="00D40831"/>
    <w:rsid w:val="00D4102A"/>
    <w:rsid w:val="00D410B7"/>
    <w:rsid w:val="00D41989"/>
    <w:rsid w:val="00D421EE"/>
    <w:rsid w:val="00D4262C"/>
    <w:rsid w:val="00D428F2"/>
    <w:rsid w:val="00D42F55"/>
    <w:rsid w:val="00D42FCA"/>
    <w:rsid w:val="00D437D4"/>
    <w:rsid w:val="00D43DFC"/>
    <w:rsid w:val="00D43E33"/>
    <w:rsid w:val="00D44119"/>
    <w:rsid w:val="00D4437E"/>
    <w:rsid w:val="00D444D9"/>
    <w:rsid w:val="00D44758"/>
    <w:rsid w:val="00D44943"/>
    <w:rsid w:val="00D45021"/>
    <w:rsid w:val="00D45030"/>
    <w:rsid w:val="00D453AC"/>
    <w:rsid w:val="00D4575D"/>
    <w:rsid w:val="00D46092"/>
    <w:rsid w:val="00D46C75"/>
    <w:rsid w:val="00D46D40"/>
    <w:rsid w:val="00D47480"/>
    <w:rsid w:val="00D47909"/>
    <w:rsid w:val="00D47BED"/>
    <w:rsid w:val="00D47E40"/>
    <w:rsid w:val="00D47F95"/>
    <w:rsid w:val="00D47F97"/>
    <w:rsid w:val="00D50492"/>
    <w:rsid w:val="00D50720"/>
    <w:rsid w:val="00D50D21"/>
    <w:rsid w:val="00D51398"/>
    <w:rsid w:val="00D514FB"/>
    <w:rsid w:val="00D5154D"/>
    <w:rsid w:val="00D51A30"/>
    <w:rsid w:val="00D51A5D"/>
    <w:rsid w:val="00D51DCE"/>
    <w:rsid w:val="00D52228"/>
    <w:rsid w:val="00D5244F"/>
    <w:rsid w:val="00D529C4"/>
    <w:rsid w:val="00D529DC"/>
    <w:rsid w:val="00D5346B"/>
    <w:rsid w:val="00D54567"/>
    <w:rsid w:val="00D54735"/>
    <w:rsid w:val="00D5509F"/>
    <w:rsid w:val="00D556F5"/>
    <w:rsid w:val="00D55B51"/>
    <w:rsid w:val="00D56221"/>
    <w:rsid w:val="00D5683D"/>
    <w:rsid w:val="00D56B66"/>
    <w:rsid w:val="00D56D7D"/>
    <w:rsid w:val="00D56E42"/>
    <w:rsid w:val="00D571AB"/>
    <w:rsid w:val="00D57A04"/>
    <w:rsid w:val="00D601BD"/>
    <w:rsid w:val="00D60222"/>
    <w:rsid w:val="00D6048A"/>
    <w:rsid w:val="00D60A16"/>
    <w:rsid w:val="00D60CE4"/>
    <w:rsid w:val="00D6159D"/>
    <w:rsid w:val="00D61BE9"/>
    <w:rsid w:val="00D61CDC"/>
    <w:rsid w:val="00D61E31"/>
    <w:rsid w:val="00D61E51"/>
    <w:rsid w:val="00D62229"/>
    <w:rsid w:val="00D62ED9"/>
    <w:rsid w:val="00D6333A"/>
    <w:rsid w:val="00D635EA"/>
    <w:rsid w:val="00D6489A"/>
    <w:rsid w:val="00D64E78"/>
    <w:rsid w:val="00D6505C"/>
    <w:rsid w:val="00D651A3"/>
    <w:rsid w:val="00D6584F"/>
    <w:rsid w:val="00D65A36"/>
    <w:rsid w:val="00D65BFD"/>
    <w:rsid w:val="00D662CA"/>
    <w:rsid w:val="00D663F1"/>
    <w:rsid w:val="00D665A4"/>
    <w:rsid w:val="00D665AD"/>
    <w:rsid w:val="00D66978"/>
    <w:rsid w:val="00D66999"/>
    <w:rsid w:val="00D66A05"/>
    <w:rsid w:val="00D67126"/>
    <w:rsid w:val="00D67C03"/>
    <w:rsid w:val="00D67DBF"/>
    <w:rsid w:val="00D67FB0"/>
    <w:rsid w:val="00D701A3"/>
    <w:rsid w:val="00D70268"/>
    <w:rsid w:val="00D70940"/>
    <w:rsid w:val="00D714AA"/>
    <w:rsid w:val="00D71DEA"/>
    <w:rsid w:val="00D72283"/>
    <w:rsid w:val="00D72409"/>
    <w:rsid w:val="00D72581"/>
    <w:rsid w:val="00D7262E"/>
    <w:rsid w:val="00D7284C"/>
    <w:rsid w:val="00D72893"/>
    <w:rsid w:val="00D729DA"/>
    <w:rsid w:val="00D72B36"/>
    <w:rsid w:val="00D72EEE"/>
    <w:rsid w:val="00D73289"/>
    <w:rsid w:val="00D73360"/>
    <w:rsid w:val="00D7348A"/>
    <w:rsid w:val="00D73528"/>
    <w:rsid w:val="00D7363E"/>
    <w:rsid w:val="00D739D7"/>
    <w:rsid w:val="00D73D14"/>
    <w:rsid w:val="00D74004"/>
    <w:rsid w:val="00D74C81"/>
    <w:rsid w:val="00D74E0C"/>
    <w:rsid w:val="00D74E34"/>
    <w:rsid w:val="00D7561C"/>
    <w:rsid w:val="00D75C3C"/>
    <w:rsid w:val="00D75D49"/>
    <w:rsid w:val="00D76043"/>
    <w:rsid w:val="00D7644B"/>
    <w:rsid w:val="00D7670C"/>
    <w:rsid w:val="00D76870"/>
    <w:rsid w:val="00D76E60"/>
    <w:rsid w:val="00D7722B"/>
    <w:rsid w:val="00D7750A"/>
    <w:rsid w:val="00D77825"/>
    <w:rsid w:val="00D77851"/>
    <w:rsid w:val="00D807B3"/>
    <w:rsid w:val="00D80B02"/>
    <w:rsid w:val="00D80E90"/>
    <w:rsid w:val="00D81035"/>
    <w:rsid w:val="00D813C7"/>
    <w:rsid w:val="00D81762"/>
    <w:rsid w:val="00D817D7"/>
    <w:rsid w:val="00D81A5E"/>
    <w:rsid w:val="00D81BF0"/>
    <w:rsid w:val="00D82C0B"/>
    <w:rsid w:val="00D82C33"/>
    <w:rsid w:val="00D82D2A"/>
    <w:rsid w:val="00D83338"/>
    <w:rsid w:val="00D833C5"/>
    <w:rsid w:val="00D83C82"/>
    <w:rsid w:val="00D84B2A"/>
    <w:rsid w:val="00D84B9F"/>
    <w:rsid w:val="00D84EF6"/>
    <w:rsid w:val="00D856F3"/>
    <w:rsid w:val="00D858E5"/>
    <w:rsid w:val="00D85944"/>
    <w:rsid w:val="00D85CCD"/>
    <w:rsid w:val="00D86522"/>
    <w:rsid w:val="00D865E5"/>
    <w:rsid w:val="00D866CC"/>
    <w:rsid w:val="00D866DC"/>
    <w:rsid w:val="00D8742F"/>
    <w:rsid w:val="00D87432"/>
    <w:rsid w:val="00D87E02"/>
    <w:rsid w:val="00D9029D"/>
    <w:rsid w:val="00D903A4"/>
    <w:rsid w:val="00D90C51"/>
    <w:rsid w:val="00D90F12"/>
    <w:rsid w:val="00D9107F"/>
    <w:rsid w:val="00D91560"/>
    <w:rsid w:val="00D915F0"/>
    <w:rsid w:val="00D91900"/>
    <w:rsid w:val="00D92334"/>
    <w:rsid w:val="00D923B8"/>
    <w:rsid w:val="00D925E8"/>
    <w:rsid w:val="00D92801"/>
    <w:rsid w:val="00D92ABC"/>
    <w:rsid w:val="00D92BC4"/>
    <w:rsid w:val="00D937A7"/>
    <w:rsid w:val="00D93CDF"/>
    <w:rsid w:val="00D93EE3"/>
    <w:rsid w:val="00D940D1"/>
    <w:rsid w:val="00D94230"/>
    <w:rsid w:val="00D94916"/>
    <w:rsid w:val="00D9497A"/>
    <w:rsid w:val="00D94D93"/>
    <w:rsid w:val="00D94F3B"/>
    <w:rsid w:val="00D9565B"/>
    <w:rsid w:val="00D95A15"/>
    <w:rsid w:val="00D96641"/>
    <w:rsid w:val="00D96860"/>
    <w:rsid w:val="00D96A4F"/>
    <w:rsid w:val="00D96EBA"/>
    <w:rsid w:val="00D9707B"/>
    <w:rsid w:val="00D97128"/>
    <w:rsid w:val="00D97621"/>
    <w:rsid w:val="00DA01D6"/>
    <w:rsid w:val="00DA0254"/>
    <w:rsid w:val="00DA0424"/>
    <w:rsid w:val="00DA0878"/>
    <w:rsid w:val="00DA1027"/>
    <w:rsid w:val="00DA160B"/>
    <w:rsid w:val="00DA1A82"/>
    <w:rsid w:val="00DA1DDB"/>
    <w:rsid w:val="00DA1F13"/>
    <w:rsid w:val="00DA2B26"/>
    <w:rsid w:val="00DA2BD9"/>
    <w:rsid w:val="00DA2C51"/>
    <w:rsid w:val="00DA2DCE"/>
    <w:rsid w:val="00DA2DD5"/>
    <w:rsid w:val="00DA33F1"/>
    <w:rsid w:val="00DA40AF"/>
    <w:rsid w:val="00DA4291"/>
    <w:rsid w:val="00DA448D"/>
    <w:rsid w:val="00DA4549"/>
    <w:rsid w:val="00DA4B78"/>
    <w:rsid w:val="00DA4DCC"/>
    <w:rsid w:val="00DA50A8"/>
    <w:rsid w:val="00DA50C9"/>
    <w:rsid w:val="00DA5834"/>
    <w:rsid w:val="00DA591A"/>
    <w:rsid w:val="00DA5A68"/>
    <w:rsid w:val="00DA5BD2"/>
    <w:rsid w:val="00DA5C44"/>
    <w:rsid w:val="00DA5D95"/>
    <w:rsid w:val="00DA60CC"/>
    <w:rsid w:val="00DA6225"/>
    <w:rsid w:val="00DA62C3"/>
    <w:rsid w:val="00DA62EB"/>
    <w:rsid w:val="00DA6483"/>
    <w:rsid w:val="00DA6A66"/>
    <w:rsid w:val="00DA6CC3"/>
    <w:rsid w:val="00DA70A1"/>
    <w:rsid w:val="00DB00A3"/>
    <w:rsid w:val="00DB061F"/>
    <w:rsid w:val="00DB0AC6"/>
    <w:rsid w:val="00DB0CAD"/>
    <w:rsid w:val="00DB1387"/>
    <w:rsid w:val="00DB13EA"/>
    <w:rsid w:val="00DB16EC"/>
    <w:rsid w:val="00DB1953"/>
    <w:rsid w:val="00DB1B66"/>
    <w:rsid w:val="00DB2401"/>
    <w:rsid w:val="00DB2492"/>
    <w:rsid w:val="00DB2CCB"/>
    <w:rsid w:val="00DB2FB1"/>
    <w:rsid w:val="00DB3177"/>
    <w:rsid w:val="00DB33AF"/>
    <w:rsid w:val="00DB364D"/>
    <w:rsid w:val="00DB38EA"/>
    <w:rsid w:val="00DB3A73"/>
    <w:rsid w:val="00DB3ABA"/>
    <w:rsid w:val="00DB4164"/>
    <w:rsid w:val="00DB4185"/>
    <w:rsid w:val="00DB4240"/>
    <w:rsid w:val="00DB4606"/>
    <w:rsid w:val="00DB48D5"/>
    <w:rsid w:val="00DB494A"/>
    <w:rsid w:val="00DB4F21"/>
    <w:rsid w:val="00DB5191"/>
    <w:rsid w:val="00DB5439"/>
    <w:rsid w:val="00DB54DC"/>
    <w:rsid w:val="00DB558A"/>
    <w:rsid w:val="00DB5733"/>
    <w:rsid w:val="00DB5D3B"/>
    <w:rsid w:val="00DB6156"/>
    <w:rsid w:val="00DB638C"/>
    <w:rsid w:val="00DB688C"/>
    <w:rsid w:val="00DB68E6"/>
    <w:rsid w:val="00DB6A57"/>
    <w:rsid w:val="00DB74BE"/>
    <w:rsid w:val="00DB7579"/>
    <w:rsid w:val="00DB7CFE"/>
    <w:rsid w:val="00DB7DA8"/>
    <w:rsid w:val="00DB7DBF"/>
    <w:rsid w:val="00DC0041"/>
    <w:rsid w:val="00DC04E6"/>
    <w:rsid w:val="00DC0BC9"/>
    <w:rsid w:val="00DC0E80"/>
    <w:rsid w:val="00DC0E96"/>
    <w:rsid w:val="00DC150A"/>
    <w:rsid w:val="00DC17FE"/>
    <w:rsid w:val="00DC194A"/>
    <w:rsid w:val="00DC200C"/>
    <w:rsid w:val="00DC2154"/>
    <w:rsid w:val="00DC224B"/>
    <w:rsid w:val="00DC28D0"/>
    <w:rsid w:val="00DC2C2D"/>
    <w:rsid w:val="00DC2EAD"/>
    <w:rsid w:val="00DC3076"/>
    <w:rsid w:val="00DC316C"/>
    <w:rsid w:val="00DC34C6"/>
    <w:rsid w:val="00DC3602"/>
    <w:rsid w:val="00DC391C"/>
    <w:rsid w:val="00DC402E"/>
    <w:rsid w:val="00DC413C"/>
    <w:rsid w:val="00DC4F7B"/>
    <w:rsid w:val="00DC503D"/>
    <w:rsid w:val="00DC5285"/>
    <w:rsid w:val="00DC53B8"/>
    <w:rsid w:val="00DC54F0"/>
    <w:rsid w:val="00DC586A"/>
    <w:rsid w:val="00DC5BEB"/>
    <w:rsid w:val="00DC5D7E"/>
    <w:rsid w:val="00DC5D87"/>
    <w:rsid w:val="00DC6951"/>
    <w:rsid w:val="00DC6F37"/>
    <w:rsid w:val="00DC7007"/>
    <w:rsid w:val="00DC70FE"/>
    <w:rsid w:val="00DC785F"/>
    <w:rsid w:val="00DD020C"/>
    <w:rsid w:val="00DD05CC"/>
    <w:rsid w:val="00DD08C0"/>
    <w:rsid w:val="00DD094D"/>
    <w:rsid w:val="00DD105B"/>
    <w:rsid w:val="00DD1205"/>
    <w:rsid w:val="00DD162C"/>
    <w:rsid w:val="00DD1641"/>
    <w:rsid w:val="00DD17D6"/>
    <w:rsid w:val="00DD1AFE"/>
    <w:rsid w:val="00DD1C37"/>
    <w:rsid w:val="00DD2040"/>
    <w:rsid w:val="00DD26CC"/>
    <w:rsid w:val="00DD28E1"/>
    <w:rsid w:val="00DD290D"/>
    <w:rsid w:val="00DD2A59"/>
    <w:rsid w:val="00DD2D64"/>
    <w:rsid w:val="00DD2D94"/>
    <w:rsid w:val="00DD32F1"/>
    <w:rsid w:val="00DD36B7"/>
    <w:rsid w:val="00DD45F5"/>
    <w:rsid w:val="00DD4A96"/>
    <w:rsid w:val="00DD4AB9"/>
    <w:rsid w:val="00DD4C05"/>
    <w:rsid w:val="00DD4F11"/>
    <w:rsid w:val="00DD5433"/>
    <w:rsid w:val="00DD5693"/>
    <w:rsid w:val="00DD6850"/>
    <w:rsid w:val="00DD6D62"/>
    <w:rsid w:val="00DD7422"/>
    <w:rsid w:val="00DD751C"/>
    <w:rsid w:val="00DD7991"/>
    <w:rsid w:val="00DD7DEA"/>
    <w:rsid w:val="00DD7E59"/>
    <w:rsid w:val="00DE0431"/>
    <w:rsid w:val="00DE07BB"/>
    <w:rsid w:val="00DE0B10"/>
    <w:rsid w:val="00DE0B89"/>
    <w:rsid w:val="00DE1128"/>
    <w:rsid w:val="00DE15B4"/>
    <w:rsid w:val="00DE1794"/>
    <w:rsid w:val="00DE1F4E"/>
    <w:rsid w:val="00DE2149"/>
    <w:rsid w:val="00DE2820"/>
    <w:rsid w:val="00DE2BF0"/>
    <w:rsid w:val="00DE2D42"/>
    <w:rsid w:val="00DE2D55"/>
    <w:rsid w:val="00DE2DD7"/>
    <w:rsid w:val="00DE2FA2"/>
    <w:rsid w:val="00DE3C17"/>
    <w:rsid w:val="00DE3D62"/>
    <w:rsid w:val="00DE3DB0"/>
    <w:rsid w:val="00DE3E0C"/>
    <w:rsid w:val="00DE3FBA"/>
    <w:rsid w:val="00DE3FEE"/>
    <w:rsid w:val="00DE487D"/>
    <w:rsid w:val="00DE49A3"/>
    <w:rsid w:val="00DE49B3"/>
    <w:rsid w:val="00DE4ACF"/>
    <w:rsid w:val="00DE4B30"/>
    <w:rsid w:val="00DE4C63"/>
    <w:rsid w:val="00DE4D4A"/>
    <w:rsid w:val="00DE55DF"/>
    <w:rsid w:val="00DE5910"/>
    <w:rsid w:val="00DE5A57"/>
    <w:rsid w:val="00DE618D"/>
    <w:rsid w:val="00DE65DC"/>
    <w:rsid w:val="00DE68AA"/>
    <w:rsid w:val="00DE6976"/>
    <w:rsid w:val="00DE6A4E"/>
    <w:rsid w:val="00DE7107"/>
    <w:rsid w:val="00DE75A5"/>
    <w:rsid w:val="00DE7636"/>
    <w:rsid w:val="00DF01F8"/>
    <w:rsid w:val="00DF0558"/>
    <w:rsid w:val="00DF0CC0"/>
    <w:rsid w:val="00DF1186"/>
    <w:rsid w:val="00DF15E4"/>
    <w:rsid w:val="00DF163A"/>
    <w:rsid w:val="00DF1994"/>
    <w:rsid w:val="00DF1EB4"/>
    <w:rsid w:val="00DF203C"/>
    <w:rsid w:val="00DF2050"/>
    <w:rsid w:val="00DF231D"/>
    <w:rsid w:val="00DF23FD"/>
    <w:rsid w:val="00DF272A"/>
    <w:rsid w:val="00DF285A"/>
    <w:rsid w:val="00DF2D96"/>
    <w:rsid w:val="00DF2EBA"/>
    <w:rsid w:val="00DF33AC"/>
    <w:rsid w:val="00DF3428"/>
    <w:rsid w:val="00DF34AF"/>
    <w:rsid w:val="00DF3C9E"/>
    <w:rsid w:val="00DF3D8D"/>
    <w:rsid w:val="00DF3E13"/>
    <w:rsid w:val="00DF44D3"/>
    <w:rsid w:val="00DF4D93"/>
    <w:rsid w:val="00DF4DAE"/>
    <w:rsid w:val="00DF510A"/>
    <w:rsid w:val="00DF51B5"/>
    <w:rsid w:val="00DF5ED8"/>
    <w:rsid w:val="00DF5FE4"/>
    <w:rsid w:val="00DF6040"/>
    <w:rsid w:val="00DF6265"/>
    <w:rsid w:val="00DF64CA"/>
    <w:rsid w:val="00DF65B1"/>
    <w:rsid w:val="00DF6838"/>
    <w:rsid w:val="00DF6845"/>
    <w:rsid w:val="00DF68D6"/>
    <w:rsid w:val="00DF7107"/>
    <w:rsid w:val="00DF71A5"/>
    <w:rsid w:val="00DF727C"/>
    <w:rsid w:val="00DF73C3"/>
    <w:rsid w:val="00DF774F"/>
    <w:rsid w:val="00E001D8"/>
    <w:rsid w:val="00E001E7"/>
    <w:rsid w:val="00E00B04"/>
    <w:rsid w:val="00E00B73"/>
    <w:rsid w:val="00E00D97"/>
    <w:rsid w:val="00E00DB4"/>
    <w:rsid w:val="00E01091"/>
    <w:rsid w:val="00E010B0"/>
    <w:rsid w:val="00E011D3"/>
    <w:rsid w:val="00E0138D"/>
    <w:rsid w:val="00E018D6"/>
    <w:rsid w:val="00E02370"/>
    <w:rsid w:val="00E027C0"/>
    <w:rsid w:val="00E02A59"/>
    <w:rsid w:val="00E02E4A"/>
    <w:rsid w:val="00E02EC0"/>
    <w:rsid w:val="00E0307B"/>
    <w:rsid w:val="00E0319C"/>
    <w:rsid w:val="00E0324E"/>
    <w:rsid w:val="00E03360"/>
    <w:rsid w:val="00E0356B"/>
    <w:rsid w:val="00E03AC6"/>
    <w:rsid w:val="00E03E5F"/>
    <w:rsid w:val="00E047AE"/>
    <w:rsid w:val="00E0490C"/>
    <w:rsid w:val="00E04E86"/>
    <w:rsid w:val="00E04F54"/>
    <w:rsid w:val="00E0508E"/>
    <w:rsid w:val="00E0521A"/>
    <w:rsid w:val="00E05A3B"/>
    <w:rsid w:val="00E05C99"/>
    <w:rsid w:val="00E0631F"/>
    <w:rsid w:val="00E06459"/>
    <w:rsid w:val="00E0746F"/>
    <w:rsid w:val="00E07F72"/>
    <w:rsid w:val="00E07FE9"/>
    <w:rsid w:val="00E103DE"/>
    <w:rsid w:val="00E105FB"/>
    <w:rsid w:val="00E10B64"/>
    <w:rsid w:val="00E10C52"/>
    <w:rsid w:val="00E110F3"/>
    <w:rsid w:val="00E11CB2"/>
    <w:rsid w:val="00E11F47"/>
    <w:rsid w:val="00E122B7"/>
    <w:rsid w:val="00E12376"/>
    <w:rsid w:val="00E123B0"/>
    <w:rsid w:val="00E124CD"/>
    <w:rsid w:val="00E12676"/>
    <w:rsid w:val="00E128EC"/>
    <w:rsid w:val="00E12BD7"/>
    <w:rsid w:val="00E12FD0"/>
    <w:rsid w:val="00E13090"/>
    <w:rsid w:val="00E13200"/>
    <w:rsid w:val="00E1330B"/>
    <w:rsid w:val="00E13807"/>
    <w:rsid w:val="00E13A42"/>
    <w:rsid w:val="00E13DEA"/>
    <w:rsid w:val="00E14082"/>
    <w:rsid w:val="00E1475B"/>
    <w:rsid w:val="00E1484A"/>
    <w:rsid w:val="00E14B9A"/>
    <w:rsid w:val="00E151AE"/>
    <w:rsid w:val="00E154F4"/>
    <w:rsid w:val="00E15503"/>
    <w:rsid w:val="00E15723"/>
    <w:rsid w:val="00E15754"/>
    <w:rsid w:val="00E15A50"/>
    <w:rsid w:val="00E16364"/>
    <w:rsid w:val="00E165BC"/>
    <w:rsid w:val="00E16847"/>
    <w:rsid w:val="00E16987"/>
    <w:rsid w:val="00E16BA9"/>
    <w:rsid w:val="00E16E81"/>
    <w:rsid w:val="00E170CB"/>
    <w:rsid w:val="00E2029C"/>
    <w:rsid w:val="00E205EB"/>
    <w:rsid w:val="00E207CB"/>
    <w:rsid w:val="00E208E9"/>
    <w:rsid w:val="00E20C9B"/>
    <w:rsid w:val="00E20D7C"/>
    <w:rsid w:val="00E214A4"/>
    <w:rsid w:val="00E21614"/>
    <w:rsid w:val="00E21739"/>
    <w:rsid w:val="00E21843"/>
    <w:rsid w:val="00E21F3A"/>
    <w:rsid w:val="00E21FE0"/>
    <w:rsid w:val="00E22C12"/>
    <w:rsid w:val="00E22C2D"/>
    <w:rsid w:val="00E22D08"/>
    <w:rsid w:val="00E2329B"/>
    <w:rsid w:val="00E2332D"/>
    <w:rsid w:val="00E23367"/>
    <w:rsid w:val="00E2347E"/>
    <w:rsid w:val="00E234CA"/>
    <w:rsid w:val="00E23635"/>
    <w:rsid w:val="00E236D3"/>
    <w:rsid w:val="00E23959"/>
    <w:rsid w:val="00E243F2"/>
    <w:rsid w:val="00E2476F"/>
    <w:rsid w:val="00E259F9"/>
    <w:rsid w:val="00E267CD"/>
    <w:rsid w:val="00E26AC9"/>
    <w:rsid w:val="00E26C77"/>
    <w:rsid w:val="00E26CD8"/>
    <w:rsid w:val="00E26EEA"/>
    <w:rsid w:val="00E279DE"/>
    <w:rsid w:val="00E27AB5"/>
    <w:rsid w:val="00E300D7"/>
    <w:rsid w:val="00E304DF"/>
    <w:rsid w:val="00E3057A"/>
    <w:rsid w:val="00E30B43"/>
    <w:rsid w:val="00E30C6B"/>
    <w:rsid w:val="00E30D36"/>
    <w:rsid w:val="00E313B5"/>
    <w:rsid w:val="00E31470"/>
    <w:rsid w:val="00E3167D"/>
    <w:rsid w:val="00E31733"/>
    <w:rsid w:val="00E32218"/>
    <w:rsid w:val="00E3322B"/>
    <w:rsid w:val="00E33713"/>
    <w:rsid w:val="00E33D87"/>
    <w:rsid w:val="00E33FC6"/>
    <w:rsid w:val="00E34D94"/>
    <w:rsid w:val="00E353F3"/>
    <w:rsid w:val="00E359F7"/>
    <w:rsid w:val="00E35E41"/>
    <w:rsid w:val="00E35E4F"/>
    <w:rsid w:val="00E35FC9"/>
    <w:rsid w:val="00E36376"/>
    <w:rsid w:val="00E36816"/>
    <w:rsid w:val="00E36901"/>
    <w:rsid w:val="00E36C5E"/>
    <w:rsid w:val="00E36FE6"/>
    <w:rsid w:val="00E37A5B"/>
    <w:rsid w:val="00E37CB9"/>
    <w:rsid w:val="00E40112"/>
    <w:rsid w:val="00E402A9"/>
    <w:rsid w:val="00E40E98"/>
    <w:rsid w:val="00E40ED5"/>
    <w:rsid w:val="00E4129F"/>
    <w:rsid w:val="00E4163F"/>
    <w:rsid w:val="00E41931"/>
    <w:rsid w:val="00E41AA0"/>
    <w:rsid w:val="00E41F9F"/>
    <w:rsid w:val="00E4210C"/>
    <w:rsid w:val="00E42274"/>
    <w:rsid w:val="00E42CB5"/>
    <w:rsid w:val="00E43117"/>
    <w:rsid w:val="00E437EB"/>
    <w:rsid w:val="00E43861"/>
    <w:rsid w:val="00E4398B"/>
    <w:rsid w:val="00E43A62"/>
    <w:rsid w:val="00E43BB0"/>
    <w:rsid w:val="00E43DA4"/>
    <w:rsid w:val="00E43F80"/>
    <w:rsid w:val="00E44414"/>
    <w:rsid w:val="00E44E22"/>
    <w:rsid w:val="00E452AD"/>
    <w:rsid w:val="00E463A7"/>
    <w:rsid w:val="00E4654B"/>
    <w:rsid w:val="00E46DC0"/>
    <w:rsid w:val="00E473FE"/>
    <w:rsid w:val="00E474E8"/>
    <w:rsid w:val="00E47CC3"/>
    <w:rsid w:val="00E47D24"/>
    <w:rsid w:val="00E47F72"/>
    <w:rsid w:val="00E500E3"/>
    <w:rsid w:val="00E5061D"/>
    <w:rsid w:val="00E5076A"/>
    <w:rsid w:val="00E50828"/>
    <w:rsid w:val="00E5094D"/>
    <w:rsid w:val="00E5095F"/>
    <w:rsid w:val="00E5123D"/>
    <w:rsid w:val="00E524A5"/>
    <w:rsid w:val="00E52587"/>
    <w:rsid w:val="00E52D86"/>
    <w:rsid w:val="00E53361"/>
    <w:rsid w:val="00E5347D"/>
    <w:rsid w:val="00E534B7"/>
    <w:rsid w:val="00E53BDC"/>
    <w:rsid w:val="00E5464B"/>
    <w:rsid w:val="00E54A71"/>
    <w:rsid w:val="00E55026"/>
    <w:rsid w:val="00E55111"/>
    <w:rsid w:val="00E55600"/>
    <w:rsid w:val="00E557C4"/>
    <w:rsid w:val="00E5596F"/>
    <w:rsid w:val="00E55CC1"/>
    <w:rsid w:val="00E561E2"/>
    <w:rsid w:val="00E5672D"/>
    <w:rsid w:val="00E56748"/>
    <w:rsid w:val="00E56AB5"/>
    <w:rsid w:val="00E56C53"/>
    <w:rsid w:val="00E56DB0"/>
    <w:rsid w:val="00E56FB6"/>
    <w:rsid w:val="00E578B9"/>
    <w:rsid w:val="00E57BF3"/>
    <w:rsid w:val="00E57C27"/>
    <w:rsid w:val="00E6006B"/>
    <w:rsid w:val="00E6089C"/>
    <w:rsid w:val="00E60F78"/>
    <w:rsid w:val="00E61072"/>
    <w:rsid w:val="00E614FB"/>
    <w:rsid w:val="00E6167B"/>
    <w:rsid w:val="00E62184"/>
    <w:rsid w:val="00E6240F"/>
    <w:rsid w:val="00E6247A"/>
    <w:rsid w:val="00E627B0"/>
    <w:rsid w:val="00E62E0B"/>
    <w:rsid w:val="00E62FBD"/>
    <w:rsid w:val="00E63053"/>
    <w:rsid w:val="00E63D5F"/>
    <w:rsid w:val="00E63EC0"/>
    <w:rsid w:val="00E643F4"/>
    <w:rsid w:val="00E64F0C"/>
    <w:rsid w:val="00E656F8"/>
    <w:rsid w:val="00E659C2"/>
    <w:rsid w:val="00E65A86"/>
    <w:rsid w:val="00E65AE5"/>
    <w:rsid w:val="00E65DEB"/>
    <w:rsid w:val="00E660E2"/>
    <w:rsid w:val="00E66167"/>
    <w:rsid w:val="00E6676D"/>
    <w:rsid w:val="00E66BD7"/>
    <w:rsid w:val="00E67CE3"/>
    <w:rsid w:val="00E7001B"/>
    <w:rsid w:val="00E700A9"/>
    <w:rsid w:val="00E70675"/>
    <w:rsid w:val="00E70DEE"/>
    <w:rsid w:val="00E71710"/>
    <w:rsid w:val="00E72045"/>
    <w:rsid w:val="00E72384"/>
    <w:rsid w:val="00E72851"/>
    <w:rsid w:val="00E72B52"/>
    <w:rsid w:val="00E72BD8"/>
    <w:rsid w:val="00E734C1"/>
    <w:rsid w:val="00E739F8"/>
    <w:rsid w:val="00E73BFE"/>
    <w:rsid w:val="00E73C17"/>
    <w:rsid w:val="00E73CD5"/>
    <w:rsid w:val="00E73D54"/>
    <w:rsid w:val="00E73DA4"/>
    <w:rsid w:val="00E7410E"/>
    <w:rsid w:val="00E741B7"/>
    <w:rsid w:val="00E74731"/>
    <w:rsid w:val="00E7503C"/>
    <w:rsid w:val="00E7518F"/>
    <w:rsid w:val="00E75412"/>
    <w:rsid w:val="00E75424"/>
    <w:rsid w:val="00E758F0"/>
    <w:rsid w:val="00E75B4B"/>
    <w:rsid w:val="00E77654"/>
    <w:rsid w:val="00E777EC"/>
    <w:rsid w:val="00E77BFF"/>
    <w:rsid w:val="00E77FE1"/>
    <w:rsid w:val="00E813B7"/>
    <w:rsid w:val="00E816A6"/>
    <w:rsid w:val="00E819C8"/>
    <w:rsid w:val="00E81DB9"/>
    <w:rsid w:val="00E82065"/>
    <w:rsid w:val="00E82103"/>
    <w:rsid w:val="00E82150"/>
    <w:rsid w:val="00E827B7"/>
    <w:rsid w:val="00E828D5"/>
    <w:rsid w:val="00E82B6A"/>
    <w:rsid w:val="00E83000"/>
    <w:rsid w:val="00E831A3"/>
    <w:rsid w:val="00E83325"/>
    <w:rsid w:val="00E83517"/>
    <w:rsid w:val="00E8420C"/>
    <w:rsid w:val="00E842E2"/>
    <w:rsid w:val="00E84337"/>
    <w:rsid w:val="00E84F7A"/>
    <w:rsid w:val="00E84FE9"/>
    <w:rsid w:val="00E865C1"/>
    <w:rsid w:val="00E866FE"/>
    <w:rsid w:val="00E86D48"/>
    <w:rsid w:val="00E874AA"/>
    <w:rsid w:val="00E8757A"/>
    <w:rsid w:val="00E876C6"/>
    <w:rsid w:val="00E878DD"/>
    <w:rsid w:val="00E87E04"/>
    <w:rsid w:val="00E87E5B"/>
    <w:rsid w:val="00E87FDC"/>
    <w:rsid w:val="00E9002D"/>
    <w:rsid w:val="00E9031D"/>
    <w:rsid w:val="00E90405"/>
    <w:rsid w:val="00E90769"/>
    <w:rsid w:val="00E90AA4"/>
    <w:rsid w:val="00E915A9"/>
    <w:rsid w:val="00E915BB"/>
    <w:rsid w:val="00E917F1"/>
    <w:rsid w:val="00E91BA9"/>
    <w:rsid w:val="00E91CD5"/>
    <w:rsid w:val="00E92152"/>
    <w:rsid w:val="00E926AB"/>
    <w:rsid w:val="00E92C55"/>
    <w:rsid w:val="00E92D77"/>
    <w:rsid w:val="00E939EA"/>
    <w:rsid w:val="00E93A58"/>
    <w:rsid w:val="00E93D14"/>
    <w:rsid w:val="00E93E75"/>
    <w:rsid w:val="00E943BD"/>
    <w:rsid w:val="00E948E9"/>
    <w:rsid w:val="00E94A0A"/>
    <w:rsid w:val="00E94AC8"/>
    <w:rsid w:val="00E94C30"/>
    <w:rsid w:val="00E94E78"/>
    <w:rsid w:val="00E94FB2"/>
    <w:rsid w:val="00E95130"/>
    <w:rsid w:val="00E95191"/>
    <w:rsid w:val="00E95B9D"/>
    <w:rsid w:val="00E95C72"/>
    <w:rsid w:val="00E96099"/>
    <w:rsid w:val="00E965D7"/>
    <w:rsid w:val="00E966DF"/>
    <w:rsid w:val="00E9700A"/>
    <w:rsid w:val="00E97158"/>
    <w:rsid w:val="00E97B56"/>
    <w:rsid w:val="00E97FDF"/>
    <w:rsid w:val="00EA0272"/>
    <w:rsid w:val="00EA0482"/>
    <w:rsid w:val="00EA0AA9"/>
    <w:rsid w:val="00EA0C1F"/>
    <w:rsid w:val="00EA1000"/>
    <w:rsid w:val="00EA18EF"/>
    <w:rsid w:val="00EA1E4C"/>
    <w:rsid w:val="00EA1E6C"/>
    <w:rsid w:val="00EA1FFE"/>
    <w:rsid w:val="00EA2045"/>
    <w:rsid w:val="00EA2475"/>
    <w:rsid w:val="00EA2563"/>
    <w:rsid w:val="00EA2A66"/>
    <w:rsid w:val="00EA335D"/>
    <w:rsid w:val="00EA34BB"/>
    <w:rsid w:val="00EA34FA"/>
    <w:rsid w:val="00EA352A"/>
    <w:rsid w:val="00EA35DD"/>
    <w:rsid w:val="00EA3813"/>
    <w:rsid w:val="00EA41F9"/>
    <w:rsid w:val="00EA42D4"/>
    <w:rsid w:val="00EA4348"/>
    <w:rsid w:val="00EA446A"/>
    <w:rsid w:val="00EA45C1"/>
    <w:rsid w:val="00EA4949"/>
    <w:rsid w:val="00EA4AE6"/>
    <w:rsid w:val="00EA4C55"/>
    <w:rsid w:val="00EA516D"/>
    <w:rsid w:val="00EA519A"/>
    <w:rsid w:val="00EA5C5F"/>
    <w:rsid w:val="00EA5C9C"/>
    <w:rsid w:val="00EA63CF"/>
    <w:rsid w:val="00EA681C"/>
    <w:rsid w:val="00EA682C"/>
    <w:rsid w:val="00EA6A3E"/>
    <w:rsid w:val="00EA6A7A"/>
    <w:rsid w:val="00EA6B58"/>
    <w:rsid w:val="00EA6C31"/>
    <w:rsid w:val="00EA7415"/>
    <w:rsid w:val="00EA78A5"/>
    <w:rsid w:val="00EB0E18"/>
    <w:rsid w:val="00EB0F9A"/>
    <w:rsid w:val="00EB0F9D"/>
    <w:rsid w:val="00EB10F8"/>
    <w:rsid w:val="00EB1B80"/>
    <w:rsid w:val="00EB1F34"/>
    <w:rsid w:val="00EB21E6"/>
    <w:rsid w:val="00EB2658"/>
    <w:rsid w:val="00EB3446"/>
    <w:rsid w:val="00EB345C"/>
    <w:rsid w:val="00EB39F0"/>
    <w:rsid w:val="00EB3AA1"/>
    <w:rsid w:val="00EB3DCA"/>
    <w:rsid w:val="00EB3F91"/>
    <w:rsid w:val="00EB44A7"/>
    <w:rsid w:val="00EB4BC5"/>
    <w:rsid w:val="00EB4BCA"/>
    <w:rsid w:val="00EB5EC8"/>
    <w:rsid w:val="00EB6664"/>
    <w:rsid w:val="00EB6AEE"/>
    <w:rsid w:val="00EB6CC0"/>
    <w:rsid w:val="00EB6E0C"/>
    <w:rsid w:val="00EB7081"/>
    <w:rsid w:val="00EB73B8"/>
    <w:rsid w:val="00EC0150"/>
    <w:rsid w:val="00EC045A"/>
    <w:rsid w:val="00EC05A2"/>
    <w:rsid w:val="00EC0919"/>
    <w:rsid w:val="00EC0A08"/>
    <w:rsid w:val="00EC0A35"/>
    <w:rsid w:val="00EC0E86"/>
    <w:rsid w:val="00EC1000"/>
    <w:rsid w:val="00EC125F"/>
    <w:rsid w:val="00EC1629"/>
    <w:rsid w:val="00EC168E"/>
    <w:rsid w:val="00EC177B"/>
    <w:rsid w:val="00EC1BB7"/>
    <w:rsid w:val="00EC1D1C"/>
    <w:rsid w:val="00EC1EF4"/>
    <w:rsid w:val="00EC2044"/>
    <w:rsid w:val="00EC2091"/>
    <w:rsid w:val="00EC290E"/>
    <w:rsid w:val="00EC2CE0"/>
    <w:rsid w:val="00EC320A"/>
    <w:rsid w:val="00EC33F9"/>
    <w:rsid w:val="00EC3874"/>
    <w:rsid w:val="00EC3F8E"/>
    <w:rsid w:val="00EC4167"/>
    <w:rsid w:val="00EC43AB"/>
    <w:rsid w:val="00EC459A"/>
    <w:rsid w:val="00EC4B9F"/>
    <w:rsid w:val="00EC4CBF"/>
    <w:rsid w:val="00EC528D"/>
    <w:rsid w:val="00EC5624"/>
    <w:rsid w:val="00EC5759"/>
    <w:rsid w:val="00EC5CD4"/>
    <w:rsid w:val="00EC5D68"/>
    <w:rsid w:val="00EC5FB7"/>
    <w:rsid w:val="00EC6621"/>
    <w:rsid w:val="00EC6631"/>
    <w:rsid w:val="00EC6A81"/>
    <w:rsid w:val="00EC7196"/>
    <w:rsid w:val="00EC7280"/>
    <w:rsid w:val="00EC72C8"/>
    <w:rsid w:val="00EC744C"/>
    <w:rsid w:val="00EC754C"/>
    <w:rsid w:val="00ED0A7E"/>
    <w:rsid w:val="00ED0C5D"/>
    <w:rsid w:val="00ED0D26"/>
    <w:rsid w:val="00ED0F33"/>
    <w:rsid w:val="00ED14C3"/>
    <w:rsid w:val="00ED15CD"/>
    <w:rsid w:val="00ED17B3"/>
    <w:rsid w:val="00ED1837"/>
    <w:rsid w:val="00ED1B50"/>
    <w:rsid w:val="00ED27E5"/>
    <w:rsid w:val="00ED27F7"/>
    <w:rsid w:val="00ED2B9C"/>
    <w:rsid w:val="00ED3400"/>
    <w:rsid w:val="00ED42B3"/>
    <w:rsid w:val="00ED4C79"/>
    <w:rsid w:val="00ED4E5F"/>
    <w:rsid w:val="00ED5005"/>
    <w:rsid w:val="00ED547D"/>
    <w:rsid w:val="00ED5D6A"/>
    <w:rsid w:val="00ED5F05"/>
    <w:rsid w:val="00ED5FBF"/>
    <w:rsid w:val="00ED603A"/>
    <w:rsid w:val="00ED6537"/>
    <w:rsid w:val="00ED6745"/>
    <w:rsid w:val="00ED694E"/>
    <w:rsid w:val="00ED6B04"/>
    <w:rsid w:val="00ED6F3F"/>
    <w:rsid w:val="00ED7117"/>
    <w:rsid w:val="00ED74A0"/>
    <w:rsid w:val="00ED781A"/>
    <w:rsid w:val="00EE0236"/>
    <w:rsid w:val="00EE023A"/>
    <w:rsid w:val="00EE05B7"/>
    <w:rsid w:val="00EE08AD"/>
    <w:rsid w:val="00EE09BB"/>
    <w:rsid w:val="00EE0DF7"/>
    <w:rsid w:val="00EE0E3E"/>
    <w:rsid w:val="00EE1082"/>
    <w:rsid w:val="00EE127B"/>
    <w:rsid w:val="00EE1624"/>
    <w:rsid w:val="00EE1625"/>
    <w:rsid w:val="00EE17CF"/>
    <w:rsid w:val="00EE1971"/>
    <w:rsid w:val="00EE273B"/>
    <w:rsid w:val="00EE2B8F"/>
    <w:rsid w:val="00EE3173"/>
    <w:rsid w:val="00EE31F2"/>
    <w:rsid w:val="00EE32FE"/>
    <w:rsid w:val="00EE34C9"/>
    <w:rsid w:val="00EE4A2C"/>
    <w:rsid w:val="00EE4CA7"/>
    <w:rsid w:val="00EE5044"/>
    <w:rsid w:val="00EE514E"/>
    <w:rsid w:val="00EE5848"/>
    <w:rsid w:val="00EE619E"/>
    <w:rsid w:val="00EE6656"/>
    <w:rsid w:val="00EE67BA"/>
    <w:rsid w:val="00EE6835"/>
    <w:rsid w:val="00EE6905"/>
    <w:rsid w:val="00EE7040"/>
    <w:rsid w:val="00EE7D14"/>
    <w:rsid w:val="00EE7E62"/>
    <w:rsid w:val="00EE7FF3"/>
    <w:rsid w:val="00EF0FFF"/>
    <w:rsid w:val="00EF148F"/>
    <w:rsid w:val="00EF1EA3"/>
    <w:rsid w:val="00EF1F5E"/>
    <w:rsid w:val="00EF30A3"/>
    <w:rsid w:val="00EF31F4"/>
    <w:rsid w:val="00EF325E"/>
    <w:rsid w:val="00EF32FD"/>
    <w:rsid w:val="00EF3321"/>
    <w:rsid w:val="00EF3D47"/>
    <w:rsid w:val="00EF3D9C"/>
    <w:rsid w:val="00EF3F42"/>
    <w:rsid w:val="00EF4800"/>
    <w:rsid w:val="00EF4A01"/>
    <w:rsid w:val="00EF5D29"/>
    <w:rsid w:val="00EF5D6F"/>
    <w:rsid w:val="00EF6AA7"/>
    <w:rsid w:val="00EF6D09"/>
    <w:rsid w:val="00EF761F"/>
    <w:rsid w:val="00EF7697"/>
    <w:rsid w:val="00EF7782"/>
    <w:rsid w:val="00F000AE"/>
    <w:rsid w:val="00F00155"/>
    <w:rsid w:val="00F00368"/>
    <w:rsid w:val="00F00500"/>
    <w:rsid w:val="00F00769"/>
    <w:rsid w:val="00F008E6"/>
    <w:rsid w:val="00F00ABA"/>
    <w:rsid w:val="00F00BCD"/>
    <w:rsid w:val="00F00C70"/>
    <w:rsid w:val="00F01293"/>
    <w:rsid w:val="00F012E2"/>
    <w:rsid w:val="00F0135C"/>
    <w:rsid w:val="00F021F2"/>
    <w:rsid w:val="00F02228"/>
    <w:rsid w:val="00F02339"/>
    <w:rsid w:val="00F02385"/>
    <w:rsid w:val="00F023A4"/>
    <w:rsid w:val="00F0265E"/>
    <w:rsid w:val="00F028BD"/>
    <w:rsid w:val="00F03076"/>
    <w:rsid w:val="00F04A31"/>
    <w:rsid w:val="00F04B06"/>
    <w:rsid w:val="00F04CCE"/>
    <w:rsid w:val="00F050FA"/>
    <w:rsid w:val="00F062F2"/>
    <w:rsid w:val="00F06346"/>
    <w:rsid w:val="00F06CA9"/>
    <w:rsid w:val="00F06E0A"/>
    <w:rsid w:val="00F0724D"/>
    <w:rsid w:val="00F07707"/>
    <w:rsid w:val="00F07E35"/>
    <w:rsid w:val="00F10428"/>
    <w:rsid w:val="00F10BFB"/>
    <w:rsid w:val="00F10C3D"/>
    <w:rsid w:val="00F10E64"/>
    <w:rsid w:val="00F11809"/>
    <w:rsid w:val="00F11E7B"/>
    <w:rsid w:val="00F125AD"/>
    <w:rsid w:val="00F12B6D"/>
    <w:rsid w:val="00F12C1D"/>
    <w:rsid w:val="00F12C8A"/>
    <w:rsid w:val="00F13290"/>
    <w:rsid w:val="00F13388"/>
    <w:rsid w:val="00F13D8E"/>
    <w:rsid w:val="00F14400"/>
    <w:rsid w:val="00F1486D"/>
    <w:rsid w:val="00F14B20"/>
    <w:rsid w:val="00F15187"/>
    <w:rsid w:val="00F15386"/>
    <w:rsid w:val="00F15421"/>
    <w:rsid w:val="00F1591F"/>
    <w:rsid w:val="00F15C41"/>
    <w:rsid w:val="00F15DA7"/>
    <w:rsid w:val="00F16270"/>
    <w:rsid w:val="00F1652D"/>
    <w:rsid w:val="00F16B0A"/>
    <w:rsid w:val="00F16F0F"/>
    <w:rsid w:val="00F17410"/>
    <w:rsid w:val="00F17E60"/>
    <w:rsid w:val="00F17F1C"/>
    <w:rsid w:val="00F204B4"/>
    <w:rsid w:val="00F20BAE"/>
    <w:rsid w:val="00F2111C"/>
    <w:rsid w:val="00F2122E"/>
    <w:rsid w:val="00F2151E"/>
    <w:rsid w:val="00F21586"/>
    <w:rsid w:val="00F21C32"/>
    <w:rsid w:val="00F2200E"/>
    <w:rsid w:val="00F2223C"/>
    <w:rsid w:val="00F2244A"/>
    <w:rsid w:val="00F22812"/>
    <w:rsid w:val="00F2288E"/>
    <w:rsid w:val="00F22A2D"/>
    <w:rsid w:val="00F22BED"/>
    <w:rsid w:val="00F22F90"/>
    <w:rsid w:val="00F23124"/>
    <w:rsid w:val="00F236B7"/>
    <w:rsid w:val="00F23896"/>
    <w:rsid w:val="00F23B86"/>
    <w:rsid w:val="00F23EDE"/>
    <w:rsid w:val="00F24A3E"/>
    <w:rsid w:val="00F24C75"/>
    <w:rsid w:val="00F24E40"/>
    <w:rsid w:val="00F2500C"/>
    <w:rsid w:val="00F25290"/>
    <w:rsid w:val="00F26544"/>
    <w:rsid w:val="00F26702"/>
    <w:rsid w:val="00F26826"/>
    <w:rsid w:val="00F278E7"/>
    <w:rsid w:val="00F27ADF"/>
    <w:rsid w:val="00F27DD1"/>
    <w:rsid w:val="00F30139"/>
    <w:rsid w:val="00F307BD"/>
    <w:rsid w:val="00F30958"/>
    <w:rsid w:val="00F30CAE"/>
    <w:rsid w:val="00F310AD"/>
    <w:rsid w:val="00F31222"/>
    <w:rsid w:val="00F316A1"/>
    <w:rsid w:val="00F316DC"/>
    <w:rsid w:val="00F31BDA"/>
    <w:rsid w:val="00F325F1"/>
    <w:rsid w:val="00F32955"/>
    <w:rsid w:val="00F32A7C"/>
    <w:rsid w:val="00F32BBC"/>
    <w:rsid w:val="00F33036"/>
    <w:rsid w:val="00F33064"/>
    <w:rsid w:val="00F334C0"/>
    <w:rsid w:val="00F339B4"/>
    <w:rsid w:val="00F3403F"/>
    <w:rsid w:val="00F34087"/>
    <w:rsid w:val="00F34383"/>
    <w:rsid w:val="00F34DCD"/>
    <w:rsid w:val="00F34E4E"/>
    <w:rsid w:val="00F353BC"/>
    <w:rsid w:val="00F35A80"/>
    <w:rsid w:val="00F35D9D"/>
    <w:rsid w:val="00F36290"/>
    <w:rsid w:val="00F36438"/>
    <w:rsid w:val="00F37390"/>
    <w:rsid w:val="00F378A6"/>
    <w:rsid w:val="00F37DFA"/>
    <w:rsid w:val="00F40534"/>
    <w:rsid w:val="00F405D1"/>
    <w:rsid w:val="00F4088A"/>
    <w:rsid w:val="00F41113"/>
    <w:rsid w:val="00F4149E"/>
    <w:rsid w:val="00F41967"/>
    <w:rsid w:val="00F41DF4"/>
    <w:rsid w:val="00F4213C"/>
    <w:rsid w:val="00F4245B"/>
    <w:rsid w:val="00F427C2"/>
    <w:rsid w:val="00F43151"/>
    <w:rsid w:val="00F43164"/>
    <w:rsid w:val="00F4323E"/>
    <w:rsid w:val="00F43702"/>
    <w:rsid w:val="00F4376D"/>
    <w:rsid w:val="00F4393B"/>
    <w:rsid w:val="00F43957"/>
    <w:rsid w:val="00F43AAB"/>
    <w:rsid w:val="00F43BEB"/>
    <w:rsid w:val="00F440CE"/>
    <w:rsid w:val="00F4441D"/>
    <w:rsid w:val="00F447CE"/>
    <w:rsid w:val="00F44933"/>
    <w:rsid w:val="00F451EE"/>
    <w:rsid w:val="00F45276"/>
    <w:rsid w:val="00F452D6"/>
    <w:rsid w:val="00F45FAE"/>
    <w:rsid w:val="00F4613B"/>
    <w:rsid w:val="00F47A07"/>
    <w:rsid w:val="00F5131C"/>
    <w:rsid w:val="00F517D7"/>
    <w:rsid w:val="00F52009"/>
    <w:rsid w:val="00F520F6"/>
    <w:rsid w:val="00F52402"/>
    <w:rsid w:val="00F524C0"/>
    <w:rsid w:val="00F5258D"/>
    <w:rsid w:val="00F52609"/>
    <w:rsid w:val="00F52720"/>
    <w:rsid w:val="00F52AE1"/>
    <w:rsid w:val="00F52F88"/>
    <w:rsid w:val="00F532D4"/>
    <w:rsid w:val="00F532E2"/>
    <w:rsid w:val="00F53509"/>
    <w:rsid w:val="00F53BEF"/>
    <w:rsid w:val="00F53DED"/>
    <w:rsid w:val="00F53E3E"/>
    <w:rsid w:val="00F53F64"/>
    <w:rsid w:val="00F54400"/>
    <w:rsid w:val="00F547CC"/>
    <w:rsid w:val="00F54C55"/>
    <w:rsid w:val="00F54C88"/>
    <w:rsid w:val="00F554D2"/>
    <w:rsid w:val="00F55677"/>
    <w:rsid w:val="00F55D81"/>
    <w:rsid w:val="00F55F69"/>
    <w:rsid w:val="00F560DB"/>
    <w:rsid w:val="00F56255"/>
    <w:rsid w:val="00F562E5"/>
    <w:rsid w:val="00F565E6"/>
    <w:rsid w:val="00F56610"/>
    <w:rsid w:val="00F56F62"/>
    <w:rsid w:val="00F5741A"/>
    <w:rsid w:val="00F57C04"/>
    <w:rsid w:val="00F6053D"/>
    <w:rsid w:val="00F6056F"/>
    <w:rsid w:val="00F6072E"/>
    <w:rsid w:val="00F60DDC"/>
    <w:rsid w:val="00F614C9"/>
    <w:rsid w:val="00F61646"/>
    <w:rsid w:val="00F61696"/>
    <w:rsid w:val="00F618DF"/>
    <w:rsid w:val="00F61968"/>
    <w:rsid w:val="00F61DAC"/>
    <w:rsid w:val="00F6215A"/>
    <w:rsid w:val="00F6277A"/>
    <w:rsid w:val="00F62DAE"/>
    <w:rsid w:val="00F62EFA"/>
    <w:rsid w:val="00F63167"/>
    <w:rsid w:val="00F632C3"/>
    <w:rsid w:val="00F63729"/>
    <w:rsid w:val="00F63898"/>
    <w:rsid w:val="00F639DE"/>
    <w:rsid w:val="00F63BA6"/>
    <w:rsid w:val="00F63D06"/>
    <w:rsid w:val="00F63E9E"/>
    <w:rsid w:val="00F63F03"/>
    <w:rsid w:val="00F64183"/>
    <w:rsid w:val="00F64358"/>
    <w:rsid w:val="00F64488"/>
    <w:rsid w:val="00F645D0"/>
    <w:rsid w:val="00F6482E"/>
    <w:rsid w:val="00F6485C"/>
    <w:rsid w:val="00F649F3"/>
    <w:rsid w:val="00F655A2"/>
    <w:rsid w:val="00F65E2A"/>
    <w:rsid w:val="00F6613B"/>
    <w:rsid w:val="00F6619F"/>
    <w:rsid w:val="00F6627C"/>
    <w:rsid w:val="00F664ED"/>
    <w:rsid w:val="00F66552"/>
    <w:rsid w:val="00F670BD"/>
    <w:rsid w:val="00F671B3"/>
    <w:rsid w:val="00F6720C"/>
    <w:rsid w:val="00F67338"/>
    <w:rsid w:val="00F67365"/>
    <w:rsid w:val="00F6783A"/>
    <w:rsid w:val="00F67DF4"/>
    <w:rsid w:val="00F7007A"/>
    <w:rsid w:val="00F70889"/>
    <w:rsid w:val="00F70F54"/>
    <w:rsid w:val="00F71748"/>
    <w:rsid w:val="00F71929"/>
    <w:rsid w:val="00F71A46"/>
    <w:rsid w:val="00F7275D"/>
    <w:rsid w:val="00F72927"/>
    <w:rsid w:val="00F72A06"/>
    <w:rsid w:val="00F72EF3"/>
    <w:rsid w:val="00F73729"/>
    <w:rsid w:val="00F73CA8"/>
    <w:rsid w:val="00F744B4"/>
    <w:rsid w:val="00F744F0"/>
    <w:rsid w:val="00F744F3"/>
    <w:rsid w:val="00F745DA"/>
    <w:rsid w:val="00F747F4"/>
    <w:rsid w:val="00F74B02"/>
    <w:rsid w:val="00F74D5D"/>
    <w:rsid w:val="00F75B82"/>
    <w:rsid w:val="00F7628E"/>
    <w:rsid w:val="00F770A9"/>
    <w:rsid w:val="00F7719F"/>
    <w:rsid w:val="00F773C1"/>
    <w:rsid w:val="00F774AF"/>
    <w:rsid w:val="00F77761"/>
    <w:rsid w:val="00F77FB3"/>
    <w:rsid w:val="00F8011F"/>
    <w:rsid w:val="00F8025D"/>
    <w:rsid w:val="00F807DD"/>
    <w:rsid w:val="00F81AC2"/>
    <w:rsid w:val="00F81AC7"/>
    <w:rsid w:val="00F81C9B"/>
    <w:rsid w:val="00F8201F"/>
    <w:rsid w:val="00F82110"/>
    <w:rsid w:val="00F82294"/>
    <w:rsid w:val="00F831F2"/>
    <w:rsid w:val="00F83896"/>
    <w:rsid w:val="00F83DC0"/>
    <w:rsid w:val="00F84060"/>
    <w:rsid w:val="00F842BE"/>
    <w:rsid w:val="00F842C7"/>
    <w:rsid w:val="00F84610"/>
    <w:rsid w:val="00F84EF0"/>
    <w:rsid w:val="00F85158"/>
    <w:rsid w:val="00F85903"/>
    <w:rsid w:val="00F85943"/>
    <w:rsid w:val="00F86001"/>
    <w:rsid w:val="00F865F7"/>
    <w:rsid w:val="00F8686D"/>
    <w:rsid w:val="00F86934"/>
    <w:rsid w:val="00F86DD3"/>
    <w:rsid w:val="00F90085"/>
    <w:rsid w:val="00F900D4"/>
    <w:rsid w:val="00F90224"/>
    <w:rsid w:val="00F907EE"/>
    <w:rsid w:val="00F9121D"/>
    <w:rsid w:val="00F91589"/>
    <w:rsid w:val="00F915C9"/>
    <w:rsid w:val="00F9175A"/>
    <w:rsid w:val="00F91C98"/>
    <w:rsid w:val="00F91DC9"/>
    <w:rsid w:val="00F92074"/>
    <w:rsid w:val="00F92159"/>
    <w:rsid w:val="00F925D7"/>
    <w:rsid w:val="00F92FDC"/>
    <w:rsid w:val="00F9302C"/>
    <w:rsid w:val="00F93059"/>
    <w:rsid w:val="00F9309F"/>
    <w:rsid w:val="00F93515"/>
    <w:rsid w:val="00F93792"/>
    <w:rsid w:val="00F94062"/>
    <w:rsid w:val="00F94578"/>
    <w:rsid w:val="00F94C67"/>
    <w:rsid w:val="00F954CC"/>
    <w:rsid w:val="00F960A8"/>
    <w:rsid w:val="00F9666F"/>
    <w:rsid w:val="00F967D0"/>
    <w:rsid w:val="00F96CAC"/>
    <w:rsid w:val="00F970BD"/>
    <w:rsid w:val="00F971B7"/>
    <w:rsid w:val="00F975ED"/>
    <w:rsid w:val="00F976AC"/>
    <w:rsid w:val="00F97A73"/>
    <w:rsid w:val="00F97AC1"/>
    <w:rsid w:val="00FA0211"/>
    <w:rsid w:val="00FA07FB"/>
    <w:rsid w:val="00FA082A"/>
    <w:rsid w:val="00FA1266"/>
    <w:rsid w:val="00FA155B"/>
    <w:rsid w:val="00FA16A9"/>
    <w:rsid w:val="00FA1721"/>
    <w:rsid w:val="00FA1B67"/>
    <w:rsid w:val="00FA2374"/>
    <w:rsid w:val="00FA2665"/>
    <w:rsid w:val="00FA2CAB"/>
    <w:rsid w:val="00FA3452"/>
    <w:rsid w:val="00FA3980"/>
    <w:rsid w:val="00FA3D07"/>
    <w:rsid w:val="00FA3D66"/>
    <w:rsid w:val="00FA3FC2"/>
    <w:rsid w:val="00FA42CD"/>
    <w:rsid w:val="00FA42DA"/>
    <w:rsid w:val="00FA48D4"/>
    <w:rsid w:val="00FA4F6A"/>
    <w:rsid w:val="00FA5954"/>
    <w:rsid w:val="00FA5A4D"/>
    <w:rsid w:val="00FA5E8F"/>
    <w:rsid w:val="00FA5F3D"/>
    <w:rsid w:val="00FA65B2"/>
    <w:rsid w:val="00FA67A2"/>
    <w:rsid w:val="00FA67F9"/>
    <w:rsid w:val="00FA6BC4"/>
    <w:rsid w:val="00FA6D28"/>
    <w:rsid w:val="00FA6F10"/>
    <w:rsid w:val="00FA742D"/>
    <w:rsid w:val="00FA74B4"/>
    <w:rsid w:val="00FA75C6"/>
    <w:rsid w:val="00FA7651"/>
    <w:rsid w:val="00FA77E6"/>
    <w:rsid w:val="00FA7DDB"/>
    <w:rsid w:val="00FA7FB8"/>
    <w:rsid w:val="00FB1012"/>
    <w:rsid w:val="00FB137D"/>
    <w:rsid w:val="00FB1567"/>
    <w:rsid w:val="00FB1A2A"/>
    <w:rsid w:val="00FB1C47"/>
    <w:rsid w:val="00FB1CDA"/>
    <w:rsid w:val="00FB2019"/>
    <w:rsid w:val="00FB20DF"/>
    <w:rsid w:val="00FB22F8"/>
    <w:rsid w:val="00FB28AB"/>
    <w:rsid w:val="00FB2ED5"/>
    <w:rsid w:val="00FB3233"/>
    <w:rsid w:val="00FB3325"/>
    <w:rsid w:val="00FB393A"/>
    <w:rsid w:val="00FB396E"/>
    <w:rsid w:val="00FB39CD"/>
    <w:rsid w:val="00FB3A15"/>
    <w:rsid w:val="00FB3A3E"/>
    <w:rsid w:val="00FB3BE0"/>
    <w:rsid w:val="00FB3E00"/>
    <w:rsid w:val="00FB437A"/>
    <w:rsid w:val="00FB4AAB"/>
    <w:rsid w:val="00FB4FE8"/>
    <w:rsid w:val="00FB58AB"/>
    <w:rsid w:val="00FB58CF"/>
    <w:rsid w:val="00FB590E"/>
    <w:rsid w:val="00FB5A2B"/>
    <w:rsid w:val="00FB6070"/>
    <w:rsid w:val="00FB644D"/>
    <w:rsid w:val="00FB64FC"/>
    <w:rsid w:val="00FB6646"/>
    <w:rsid w:val="00FB6752"/>
    <w:rsid w:val="00FB6A35"/>
    <w:rsid w:val="00FB6CA2"/>
    <w:rsid w:val="00FB6D25"/>
    <w:rsid w:val="00FB6E36"/>
    <w:rsid w:val="00FB7427"/>
    <w:rsid w:val="00FB7B60"/>
    <w:rsid w:val="00FB7B81"/>
    <w:rsid w:val="00FB7D17"/>
    <w:rsid w:val="00FB7FC5"/>
    <w:rsid w:val="00FC00DB"/>
    <w:rsid w:val="00FC02C1"/>
    <w:rsid w:val="00FC0469"/>
    <w:rsid w:val="00FC0B87"/>
    <w:rsid w:val="00FC0DB9"/>
    <w:rsid w:val="00FC0DD4"/>
    <w:rsid w:val="00FC1362"/>
    <w:rsid w:val="00FC13CB"/>
    <w:rsid w:val="00FC1ADF"/>
    <w:rsid w:val="00FC1D7B"/>
    <w:rsid w:val="00FC20B4"/>
    <w:rsid w:val="00FC2157"/>
    <w:rsid w:val="00FC2358"/>
    <w:rsid w:val="00FC25E3"/>
    <w:rsid w:val="00FC2D7F"/>
    <w:rsid w:val="00FC2F73"/>
    <w:rsid w:val="00FC323A"/>
    <w:rsid w:val="00FC32D0"/>
    <w:rsid w:val="00FC33B4"/>
    <w:rsid w:val="00FC3754"/>
    <w:rsid w:val="00FC3C9F"/>
    <w:rsid w:val="00FC3D51"/>
    <w:rsid w:val="00FC3DCE"/>
    <w:rsid w:val="00FC3F12"/>
    <w:rsid w:val="00FC3F5F"/>
    <w:rsid w:val="00FC4820"/>
    <w:rsid w:val="00FC4BDC"/>
    <w:rsid w:val="00FC4C33"/>
    <w:rsid w:val="00FC4D82"/>
    <w:rsid w:val="00FC5469"/>
    <w:rsid w:val="00FC56B0"/>
    <w:rsid w:val="00FC575A"/>
    <w:rsid w:val="00FC5BC1"/>
    <w:rsid w:val="00FC6399"/>
    <w:rsid w:val="00FC6769"/>
    <w:rsid w:val="00FC68BF"/>
    <w:rsid w:val="00FC6C0B"/>
    <w:rsid w:val="00FC6C11"/>
    <w:rsid w:val="00FC6D2D"/>
    <w:rsid w:val="00FC6E26"/>
    <w:rsid w:val="00FC6EA1"/>
    <w:rsid w:val="00FC7013"/>
    <w:rsid w:val="00FC7183"/>
    <w:rsid w:val="00FC71C3"/>
    <w:rsid w:val="00FC7708"/>
    <w:rsid w:val="00FC7D21"/>
    <w:rsid w:val="00FC7D64"/>
    <w:rsid w:val="00FD0172"/>
    <w:rsid w:val="00FD0525"/>
    <w:rsid w:val="00FD0733"/>
    <w:rsid w:val="00FD0794"/>
    <w:rsid w:val="00FD11C2"/>
    <w:rsid w:val="00FD1695"/>
    <w:rsid w:val="00FD17AD"/>
    <w:rsid w:val="00FD18C2"/>
    <w:rsid w:val="00FD1998"/>
    <w:rsid w:val="00FD20BE"/>
    <w:rsid w:val="00FD23CF"/>
    <w:rsid w:val="00FD2534"/>
    <w:rsid w:val="00FD2605"/>
    <w:rsid w:val="00FD2825"/>
    <w:rsid w:val="00FD285A"/>
    <w:rsid w:val="00FD2DD4"/>
    <w:rsid w:val="00FD2EC0"/>
    <w:rsid w:val="00FD32C7"/>
    <w:rsid w:val="00FD3494"/>
    <w:rsid w:val="00FD37F6"/>
    <w:rsid w:val="00FD38E1"/>
    <w:rsid w:val="00FD450E"/>
    <w:rsid w:val="00FD4C45"/>
    <w:rsid w:val="00FD4C5C"/>
    <w:rsid w:val="00FD4D58"/>
    <w:rsid w:val="00FD5124"/>
    <w:rsid w:val="00FD5159"/>
    <w:rsid w:val="00FD5450"/>
    <w:rsid w:val="00FD56BF"/>
    <w:rsid w:val="00FD5F92"/>
    <w:rsid w:val="00FD6153"/>
    <w:rsid w:val="00FD7158"/>
    <w:rsid w:val="00FD7393"/>
    <w:rsid w:val="00FD75B9"/>
    <w:rsid w:val="00FD773F"/>
    <w:rsid w:val="00FD7882"/>
    <w:rsid w:val="00FD7899"/>
    <w:rsid w:val="00FD7D2D"/>
    <w:rsid w:val="00FE0278"/>
    <w:rsid w:val="00FE02AC"/>
    <w:rsid w:val="00FE0369"/>
    <w:rsid w:val="00FE0469"/>
    <w:rsid w:val="00FE0735"/>
    <w:rsid w:val="00FE0EA4"/>
    <w:rsid w:val="00FE2017"/>
    <w:rsid w:val="00FE2180"/>
    <w:rsid w:val="00FE21A9"/>
    <w:rsid w:val="00FE32BC"/>
    <w:rsid w:val="00FE35B7"/>
    <w:rsid w:val="00FE392E"/>
    <w:rsid w:val="00FE3CD5"/>
    <w:rsid w:val="00FE43F5"/>
    <w:rsid w:val="00FE4968"/>
    <w:rsid w:val="00FE54DE"/>
    <w:rsid w:val="00FE5553"/>
    <w:rsid w:val="00FE57CF"/>
    <w:rsid w:val="00FE5BDA"/>
    <w:rsid w:val="00FE67B6"/>
    <w:rsid w:val="00FE6D21"/>
    <w:rsid w:val="00FE6E39"/>
    <w:rsid w:val="00FE7390"/>
    <w:rsid w:val="00FE77DD"/>
    <w:rsid w:val="00FE78CB"/>
    <w:rsid w:val="00FE7F43"/>
    <w:rsid w:val="00FF005E"/>
    <w:rsid w:val="00FF0444"/>
    <w:rsid w:val="00FF0820"/>
    <w:rsid w:val="00FF09E5"/>
    <w:rsid w:val="00FF0EDE"/>
    <w:rsid w:val="00FF12B1"/>
    <w:rsid w:val="00FF12E4"/>
    <w:rsid w:val="00FF191B"/>
    <w:rsid w:val="00FF1CC5"/>
    <w:rsid w:val="00FF1D22"/>
    <w:rsid w:val="00FF1F9D"/>
    <w:rsid w:val="00FF22F1"/>
    <w:rsid w:val="00FF25AE"/>
    <w:rsid w:val="00FF260D"/>
    <w:rsid w:val="00FF26EE"/>
    <w:rsid w:val="00FF3655"/>
    <w:rsid w:val="00FF39ED"/>
    <w:rsid w:val="00FF3ED8"/>
    <w:rsid w:val="00FF499D"/>
    <w:rsid w:val="00FF4CE3"/>
    <w:rsid w:val="00FF51BA"/>
    <w:rsid w:val="00FF5734"/>
    <w:rsid w:val="00FF5C0D"/>
    <w:rsid w:val="00FF5D74"/>
    <w:rsid w:val="00FF6DBE"/>
    <w:rsid w:val="00FF6E03"/>
    <w:rsid w:val="00FF7927"/>
    <w:rsid w:val="00FF7A36"/>
    <w:rsid w:val="00FF7C35"/>
    <w:rsid w:val="00FF7D18"/>
    <w:rsid w:val="00FF7E6B"/>
    <w:rsid w:val="021A68F3"/>
    <w:rsid w:val="02F9831C"/>
    <w:rsid w:val="0310A85E"/>
    <w:rsid w:val="0357AF8B"/>
    <w:rsid w:val="035F47A1"/>
    <w:rsid w:val="03EBF9AD"/>
    <w:rsid w:val="04565C13"/>
    <w:rsid w:val="04D22135"/>
    <w:rsid w:val="05739DC4"/>
    <w:rsid w:val="0697CA5D"/>
    <w:rsid w:val="07462D35"/>
    <w:rsid w:val="078F3593"/>
    <w:rsid w:val="07D00CD4"/>
    <w:rsid w:val="08758584"/>
    <w:rsid w:val="09646E82"/>
    <w:rsid w:val="0BB4BB83"/>
    <w:rsid w:val="0CE3B4FB"/>
    <w:rsid w:val="0D2CB41D"/>
    <w:rsid w:val="0E10FB90"/>
    <w:rsid w:val="0E52DD12"/>
    <w:rsid w:val="0F0B884E"/>
    <w:rsid w:val="10059DA9"/>
    <w:rsid w:val="105C3DD0"/>
    <w:rsid w:val="11689D6F"/>
    <w:rsid w:val="1345F88A"/>
    <w:rsid w:val="13E324D5"/>
    <w:rsid w:val="141DE50B"/>
    <w:rsid w:val="1430B76D"/>
    <w:rsid w:val="143A4E08"/>
    <w:rsid w:val="14406F8D"/>
    <w:rsid w:val="14A774BD"/>
    <w:rsid w:val="14F5E06A"/>
    <w:rsid w:val="1518D831"/>
    <w:rsid w:val="151F6797"/>
    <w:rsid w:val="1559756B"/>
    <w:rsid w:val="15D5356C"/>
    <w:rsid w:val="168A919D"/>
    <w:rsid w:val="17060C74"/>
    <w:rsid w:val="17D090D0"/>
    <w:rsid w:val="17DDB3BE"/>
    <w:rsid w:val="17FE38A4"/>
    <w:rsid w:val="1C9E5DAD"/>
    <w:rsid w:val="1D95F38D"/>
    <w:rsid w:val="1DFC7F77"/>
    <w:rsid w:val="1E231E7B"/>
    <w:rsid w:val="1EAFC343"/>
    <w:rsid w:val="1F042233"/>
    <w:rsid w:val="1F114F13"/>
    <w:rsid w:val="1F1D5751"/>
    <w:rsid w:val="21744C30"/>
    <w:rsid w:val="21C4730C"/>
    <w:rsid w:val="2215B6D8"/>
    <w:rsid w:val="2226D639"/>
    <w:rsid w:val="2293E8C4"/>
    <w:rsid w:val="22DE9EC7"/>
    <w:rsid w:val="240615D5"/>
    <w:rsid w:val="24158B19"/>
    <w:rsid w:val="243D5238"/>
    <w:rsid w:val="24B3929F"/>
    <w:rsid w:val="24C24D02"/>
    <w:rsid w:val="25394FF7"/>
    <w:rsid w:val="25546B1E"/>
    <w:rsid w:val="25EA6CF1"/>
    <w:rsid w:val="25F6E446"/>
    <w:rsid w:val="26286232"/>
    <w:rsid w:val="267D1E99"/>
    <w:rsid w:val="26B3F536"/>
    <w:rsid w:val="26E7B351"/>
    <w:rsid w:val="2713795A"/>
    <w:rsid w:val="28912175"/>
    <w:rsid w:val="28B83EC8"/>
    <w:rsid w:val="2979A13A"/>
    <w:rsid w:val="29B7FC8A"/>
    <w:rsid w:val="2A38B222"/>
    <w:rsid w:val="2AB83E94"/>
    <w:rsid w:val="2ACBF7F5"/>
    <w:rsid w:val="2AFFACB4"/>
    <w:rsid w:val="2B746C93"/>
    <w:rsid w:val="2BD94888"/>
    <w:rsid w:val="2C8BBD09"/>
    <w:rsid w:val="2D4C61AC"/>
    <w:rsid w:val="2DD8EAF7"/>
    <w:rsid w:val="2E2A7670"/>
    <w:rsid w:val="303BAAAB"/>
    <w:rsid w:val="305EA57E"/>
    <w:rsid w:val="309407AA"/>
    <w:rsid w:val="3137FC39"/>
    <w:rsid w:val="31D61263"/>
    <w:rsid w:val="33188620"/>
    <w:rsid w:val="33A5654A"/>
    <w:rsid w:val="34305026"/>
    <w:rsid w:val="3593ACD7"/>
    <w:rsid w:val="35F291B7"/>
    <w:rsid w:val="367E73AA"/>
    <w:rsid w:val="370466F8"/>
    <w:rsid w:val="3720CE0B"/>
    <w:rsid w:val="37677685"/>
    <w:rsid w:val="383061BF"/>
    <w:rsid w:val="38C0266A"/>
    <w:rsid w:val="38C3930E"/>
    <w:rsid w:val="394D07A7"/>
    <w:rsid w:val="3ACE1B82"/>
    <w:rsid w:val="3C576BB2"/>
    <w:rsid w:val="3DBA9FFB"/>
    <w:rsid w:val="3E1AD05F"/>
    <w:rsid w:val="3E89260A"/>
    <w:rsid w:val="3F18E1AB"/>
    <w:rsid w:val="3F345BA8"/>
    <w:rsid w:val="3F4BB290"/>
    <w:rsid w:val="40FC8706"/>
    <w:rsid w:val="42C5AB8A"/>
    <w:rsid w:val="434773D2"/>
    <w:rsid w:val="4379089F"/>
    <w:rsid w:val="450545DA"/>
    <w:rsid w:val="451350B3"/>
    <w:rsid w:val="454B8532"/>
    <w:rsid w:val="456AD8B3"/>
    <w:rsid w:val="466DD0BA"/>
    <w:rsid w:val="4704ABBA"/>
    <w:rsid w:val="470BC1B0"/>
    <w:rsid w:val="472F9AAB"/>
    <w:rsid w:val="4767BB8F"/>
    <w:rsid w:val="476F2904"/>
    <w:rsid w:val="47F344D5"/>
    <w:rsid w:val="48F29BAA"/>
    <w:rsid w:val="4905DF8F"/>
    <w:rsid w:val="49D1583E"/>
    <w:rsid w:val="4A2BE044"/>
    <w:rsid w:val="4A981AA5"/>
    <w:rsid w:val="4A9BD846"/>
    <w:rsid w:val="4C202FED"/>
    <w:rsid w:val="4E61B758"/>
    <w:rsid w:val="4F4A5D6F"/>
    <w:rsid w:val="4F72CD74"/>
    <w:rsid w:val="4F79277A"/>
    <w:rsid w:val="4FD8D5FF"/>
    <w:rsid w:val="51DF714F"/>
    <w:rsid w:val="525FD4DA"/>
    <w:rsid w:val="5286F63C"/>
    <w:rsid w:val="5348104F"/>
    <w:rsid w:val="534FD892"/>
    <w:rsid w:val="53DFFBE4"/>
    <w:rsid w:val="556E336C"/>
    <w:rsid w:val="55FBFA15"/>
    <w:rsid w:val="5678C598"/>
    <w:rsid w:val="56FF1071"/>
    <w:rsid w:val="57478222"/>
    <w:rsid w:val="5754575A"/>
    <w:rsid w:val="57796BC0"/>
    <w:rsid w:val="58313233"/>
    <w:rsid w:val="586D53EC"/>
    <w:rsid w:val="5911AF98"/>
    <w:rsid w:val="5A0D72AD"/>
    <w:rsid w:val="5AB85643"/>
    <w:rsid w:val="5ADE2304"/>
    <w:rsid w:val="5C99EFBF"/>
    <w:rsid w:val="5D43629C"/>
    <w:rsid w:val="5EA35023"/>
    <w:rsid w:val="5F2ACDA9"/>
    <w:rsid w:val="5F2CD3F2"/>
    <w:rsid w:val="5F998979"/>
    <w:rsid w:val="602DA78F"/>
    <w:rsid w:val="6070D06A"/>
    <w:rsid w:val="60BF1C42"/>
    <w:rsid w:val="62C87F86"/>
    <w:rsid w:val="631D146F"/>
    <w:rsid w:val="64A87D9F"/>
    <w:rsid w:val="6536017D"/>
    <w:rsid w:val="6542D1B3"/>
    <w:rsid w:val="661AE6EB"/>
    <w:rsid w:val="676CDC27"/>
    <w:rsid w:val="67E7F295"/>
    <w:rsid w:val="688D2BF4"/>
    <w:rsid w:val="69A85F64"/>
    <w:rsid w:val="6A18A919"/>
    <w:rsid w:val="6A9F03A6"/>
    <w:rsid w:val="6AB2826F"/>
    <w:rsid w:val="6BD13A71"/>
    <w:rsid w:val="6C15D3A0"/>
    <w:rsid w:val="6CF75783"/>
    <w:rsid w:val="6D1731AB"/>
    <w:rsid w:val="6D5CFAA7"/>
    <w:rsid w:val="6E204A22"/>
    <w:rsid w:val="6F38C961"/>
    <w:rsid w:val="6F7431AF"/>
    <w:rsid w:val="6FB2B99D"/>
    <w:rsid w:val="6FCE3B80"/>
    <w:rsid w:val="703F3277"/>
    <w:rsid w:val="706A8567"/>
    <w:rsid w:val="70AC19D3"/>
    <w:rsid w:val="712D8EFB"/>
    <w:rsid w:val="717FB4C4"/>
    <w:rsid w:val="7267CD2D"/>
    <w:rsid w:val="727D1D84"/>
    <w:rsid w:val="72B46A8D"/>
    <w:rsid w:val="72BD4186"/>
    <w:rsid w:val="742B7674"/>
    <w:rsid w:val="7458235C"/>
    <w:rsid w:val="745CB6FA"/>
    <w:rsid w:val="752C6FDA"/>
    <w:rsid w:val="759C7FD2"/>
    <w:rsid w:val="75C5F479"/>
    <w:rsid w:val="764B321E"/>
    <w:rsid w:val="766F0225"/>
    <w:rsid w:val="773B6B29"/>
    <w:rsid w:val="782E7BC9"/>
    <w:rsid w:val="78401D54"/>
    <w:rsid w:val="788CAF09"/>
    <w:rsid w:val="78BC405E"/>
    <w:rsid w:val="790EE232"/>
    <w:rsid w:val="796479BD"/>
    <w:rsid w:val="7A3C6026"/>
    <w:rsid w:val="7AA1C03D"/>
    <w:rsid w:val="7B3984CD"/>
    <w:rsid w:val="7BB25DB8"/>
    <w:rsid w:val="7D666E52"/>
    <w:rsid w:val="7E586F52"/>
    <w:rsid w:val="7F37FEE9"/>
    <w:rsid w:val="7F6FDCAD"/>
    <w:rsid w:val="7F9007FD"/>
    <w:rsid w:val="7FF8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6"/>
    <o:shapelayout v:ext="edit">
      <o:idmap v:ext="edit" data="2"/>
    </o:shapelayout>
  </w:shapeDefaults>
  <w:decimalSymbol w:val=","/>
  <w:listSeparator w:val=";"/>
  <w14:docId w14:val="69C7000F"/>
  <w15:docId w15:val="{65630468-009B-47CA-A09E-69D4C870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200B8"/>
    <w:pPr>
      <w:jc w:val="both"/>
    </w:pPr>
    <w:rPr>
      <w:sz w:val="22"/>
    </w:rPr>
  </w:style>
  <w:style w:type="paragraph" w:styleId="Titolo1">
    <w:name w:val="heading 1"/>
    <w:next w:val="Normale"/>
    <w:link w:val="Titolo1Carattere"/>
    <w:qFormat/>
    <w:rsid w:val="00D5683D"/>
    <w:pPr>
      <w:keepNext/>
      <w:keepLines/>
      <w:pageBreakBefore/>
      <w:numPr>
        <w:numId w:val="4"/>
      </w:numPr>
      <w:tabs>
        <w:tab w:val="left" w:pos="568"/>
      </w:tabs>
      <w:spacing w:after="120"/>
      <w:jc w:val="both"/>
      <w:outlineLvl w:val="0"/>
    </w:pPr>
    <w:rPr>
      <w:rFonts w:ascii="Arial" w:hAnsi="Arial"/>
      <w:b/>
      <w:sz w:val="28"/>
    </w:rPr>
  </w:style>
  <w:style w:type="paragraph" w:styleId="Titolo2">
    <w:name w:val="heading 2"/>
    <w:next w:val="Normale"/>
    <w:link w:val="Titolo2Carattere"/>
    <w:qFormat/>
    <w:rsid w:val="00D5683D"/>
    <w:pPr>
      <w:keepNext/>
      <w:keepLines/>
      <w:numPr>
        <w:ilvl w:val="1"/>
        <w:numId w:val="4"/>
      </w:numPr>
      <w:tabs>
        <w:tab w:val="left" w:pos="851"/>
      </w:tabs>
      <w:spacing w:before="240" w:after="120"/>
      <w:jc w:val="both"/>
      <w:outlineLvl w:val="1"/>
    </w:pPr>
    <w:rPr>
      <w:rFonts w:ascii="Arial" w:hAnsi="Arial"/>
      <w:b/>
      <w:sz w:val="26"/>
    </w:rPr>
  </w:style>
  <w:style w:type="paragraph" w:styleId="Titolo3">
    <w:name w:val="heading 3"/>
    <w:next w:val="Normale"/>
    <w:link w:val="Titolo3Carattere"/>
    <w:qFormat/>
    <w:rsid w:val="00D5683D"/>
    <w:pPr>
      <w:keepNext/>
      <w:keepLines/>
      <w:numPr>
        <w:ilvl w:val="2"/>
        <w:numId w:val="4"/>
      </w:numPr>
      <w:tabs>
        <w:tab w:val="left" w:pos="1134"/>
      </w:tabs>
      <w:spacing w:before="240" w:after="120"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next w:val="Normale"/>
    <w:link w:val="Titolo4Carattere"/>
    <w:qFormat/>
    <w:rsid w:val="00D5683D"/>
    <w:pPr>
      <w:keepNext/>
      <w:keepLines/>
      <w:numPr>
        <w:ilvl w:val="3"/>
        <w:numId w:val="4"/>
      </w:numPr>
      <w:tabs>
        <w:tab w:val="left" w:pos="1276"/>
      </w:tabs>
      <w:spacing w:before="240" w:after="120"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next w:val="Normale"/>
    <w:link w:val="Titolo5Carattere"/>
    <w:qFormat/>
    <w:rsid w:val="00D5683D"/>
    <w:pPr>
      <w:keepNext/>
      <w:keepLines/>
      <w:numPr>
        <w:ilvl w:val="4"/>
        <w:numId w:val="4"/>
      </w:numPr>
      <w:tabs>
        <w:tab w:val="left" w:pos="1418"/>
      </w:tabs>
      <w:spacing w:before="240" w:after="120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basedOn w:val="Titolo5"/>
    <w:next w:val="Normale"/>
    <w:qFormat/>
    <w:rsid w:val="00D5683D"/>
    <w:pPr>
      <w:numPr>
        <w:ilvl w:val="5"/>
      </w:numPr>
      <w:outlineLvl w:val="5"/>
    </w:pPr>
  </w:style>
  <w:style w:type="paragraph" w:styleId="Titolo7">
    <w:name w:val="heading 7"/>
    <w:basedOn w:val="Titolo5"/>
    <w:next w:val="Normale"/>
    <w:qFormat/>
    <w:rsid w:val="00D5683D"/>
    <w:pPr>
      <w:numPr>
        <w:ilvl w:val="6"/>
      </w:numPr>
      <w:outlineLvl w:val="6"/>
    </w:pPr>
  </w:style>
  <w:style w:type="paragraph" w:styleId="Titolo8">
    <w:name w:val="heading 8"/>
    <w:basedOn w:val="Titolo5"/>
    <w:next w:val="Normale"/>
    <w:qFormat/>
    <w:rsid w:val="00D5683D"/>
    <w:pPr>
      <w:numPr>
        <w:ilvl w:val="7"/>
      </w:numPr>
      <w:outlineLvl w:val="7"/>
    </w:pPr>
  </w:style>
  <w:style w:type="paragraph" w:styleId="Titolo9">
    <w:name w:val="heading 9"/>
    <w:basedOn w:val="Titolo5"/>
    <w:next w:val="Normale"/>
    <w:qFormat/>
    <w:rsid w:val="00D5683D"/>
    <w:pPr>
      <w:numPr>
        <w:ilvl w:val="8"/>
      </w:numPr>
      <w:outlineLvl w:val="8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08352F"/>
    <w:rPr>
      <w:rFonts w:ascii="Arial" w:hAnsi="Arial"/>
      <w:b/>
      <w:sz w:val="26"/>
    </w:rPr>
  </w:style>
  <w:style w:type="paragraph" w:customStyle="1" w:styleId="Altrosottotitolo">
    <w:name w:val="Altro sottotitolo"/>
    <w:basedOn w:val="Normale"/>
    <w:rsid w:val="00D5683D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rsid w:val="00D5683D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rsid w:val="00D5683D"/>
  </w:style>
  <w:style w:type="paragraph" w:customStyle="1" w:styleId="Appendice2">
    <w:name w:val="Appendice 2"/>
    <w:basedOn w:val="Titolo7"/>
    <w:next w:val="Normale"/>
    <w:rsid w:val="00D5683D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rsid w:val="00D5683D"/>
    <w:pPr>
      <w:outlineLvl w:val="9"/>
    </w:pPr>
  </w:style>
  <w:style w:type="paragraph" w:customStyle="1" w:styleId="Appendice4">
    <w:name w:val="Appendice 4"/>
    <w:basedOn w:val="Titolo4"/>
    <w:next w:val="Normale"/>
    <w:rsid w:val="00D5683D"/>
    <w:pPr>
      <w:outlineLvl w:val="9"/>
    </w:pPr>
  </w:style>
  <w:style w:type="paragraph" w:customStyle="1" w:styleId="Appendice5">
    <w:name w:val="Appendice 5"/>
    <w:basedOn w:val="Titolo5"/>
    <w:next w:val="Normale"/>
    <w:rsid w:val="00D5683D"/>
    <w:pPr>
      <w:outlineLvl w:val="9"/>
    </w:pPr>
  </w:style>
  <w:style w:type="paragraph" w:styleId="Bibliografia">
    <w:name w:val="Bibliography"/>
    <w:basedOn w:val="Normale"/>
    <w:autoRedefine/>
    <w:uiPriority w:val="37"/>
    <w:rsid w:val="00D34FB7"/>
    <w:pPr>
      <w:numPr>
        <w:numId w:val="2"/>
      </w:numPr>
      <w:spacing w:before="180"/>
    </w:pPr>
    <w:rPr>
      <w:rFonts w:ascii="Arial" w:hAnsi="Arial" w:cs="Arial"/>
      <w:lang w:val="en-US"/>
    </w:rPr>
  </w:style>
  <w:style w:type="paragraph" w:customStyle="1" w:styleId="Titolocopertina">
    <w:name w:val="Titolo copertina"/>
    <w:basedOn w:val="Titolo1"/>
    <w:rsid w:val="00D5683D"/>
    <w:pPr>
      <w:keepNext w:val="0"/>
      <w:keepLines w:val="0"/>
      <w:pageBreakBefore w:val="0"/>
      <w:tabs>
        <w:tab w:val="clear" w:pos="568"/>
      </w:tabs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rsid w:val="00D5683D"/>
    <w:rPr>
      <w:sz w:val="24"/>
    </w:rPr>
  </w:style>
  <w:style w:type="paragraph" w:customStyle="1" w:styleId="Datadeldocumento">
    <w:name w:val="Data del documento"/>
    <w:basedOn w:val="Sottotitolocopertina"/>
    <w:rsid w:val="00D5683D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basedOn w:val="Normale"/>
    <w:next w:val="Normale"/>
    <w:qFormat/>
    <w:rsid w:val="003C4590"/>
    <w:pPr>
      <w:spacing w:before="120" w:after="120"/>
      <w:jc w:val="center"/>
    </w:pPr>
    <w:rPr>
      <w:b/>
      <w:lang w:val="en-US"/>
    </w:rPr>
  </w:style>
  <w:style w:type="paragraph" w:customStyle="1" w:styleId="EdizioneBozza">
    <w:name w:val="Edizione/Bozza"/>
    <w:basedOn w:val="Sottotitolocopertina"/>
    <w:rsid w:val="00D5683D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D5683D"/>
    <w:pPr>
      <w:numPr>
        <w:numId w:val="3"/>
      </w:numPr>
      <w:spacing w:before="120"/>
    </w:pPr>
  </w:style>
  <w:style w:type="paragraph" w:customStyle="1" w:styleId="Fissogrande">
    <w:name w:val="Fisso grande"/>
    <w:rsid w:val="00D5683D"/>
    <w:rPr>
      <w:rFonts w:ascii="Courier New" w:hAnsi="Courier New"/>
    </w:rPr>
  </w:style>
  <w:style w:type="paragraph" w:customStyle="1" w:styleId="Fissonormale">
    <w:name w:val="Fisso normale"/>
    <w:rsid w:val="00D5683D"/>
    <w:rPr>
      <w:rFonts w:ascii="Courier New" w:hAnsi="Courier New"/>
      <w:sz w:val="16"/>
    </w:rPr>
  </w:style>
  <w:style w:type="paragraph" w:customStyle="1" w:styleId="Fissopiccolo">
    <w:name w:val="Fisso piccolo"/>
    <w:rsid w:val="00D5683D"/>
    <w:rPr>
      <w:rFonts w:ascii="Courier New" w:hAnsi="Courier New"/>
      <w:sz w:val="10"/>
    </w:rPr>
  </w:style>
  <w:style w:type="paragraph" w:styleId="Indice1">
    <w:name w:val="index 1"/>
    <w:next w:val="Indice2"/>
    <w:autoRedefine/>
    <w:semiHidden/>
    <w:rsid w:val="00D5683D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semiHidden/>
    <w:rsid w:val="00D5683D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D5683D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uiPriority w:val="99"/>
    <w:rsid w:val="00D5683D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rsid w:val="00D5683D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customStyle="1" w:styleId="Intestazione2">
    <w:name w:val="Intestazione 2"/>
    <w:basedOn w:val="Normale"/>
    <w:next w:val="Intestazione1"/>
    <w:rsid w:val="00D5683D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styleId="Intestazione">
    <w:name w:val="header"/>
    <w:basedOn w:val="Intestazione1"/>
    <w:next w:val="Normale"/>
    <w:rsid w:val="00D5683D"/>
  </w:style>
  <w:style w:type="paragraph" w:customStyle="1" w:styleId="Intestazione3">
    <w:name w:val="Intestazione 3"/>
    <w:basedOn w:val="Normale"/>
    <w:next w:val="Intestazione2"/>
    <w:rsid w:val="00D5683D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semiHidden/>
    <w:rsid w:val="00D5683D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rsid w:val="00D5683D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uiPriority w:val="99"/>
    <w:rsid w:val="00D5683D"/>
    <w:pPr>
      <w:spacing w:after="120"/>
    </w:pPr>
  </w:style>
  <w:style w:type="character" w:styleId="Numeropagina">
    <w:name w:val="page number"/>
    <w:basedOn w:val="Carpredefinitoparagrafo"/>
    <w:rsid w:val="00D5683D"/>
    <w:rPr>
      <w:rFonts w:ascii="Times New Roman" w:hAnsi="Times New Roman"/>
      <w:sz w:val="20"/>
    </w:rPr>
  </w:style>
  <w:style w:type="paragraph" w:styleId="Pidipagina">
    <w:name w:val="footer"/>
    <w:rsid w:val="00D5683D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rsid w:val="00D5683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rsid w:val="00D5683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basedOn w:val="Normale"/>
    <w:rsid w:val="00D5683D"/>
    <w:pPr>
      <w:ind w:left="426"/>
    </w:pPr>
  </w:style>
  <w:style w:type="character" w:styleId="Rimandonotaapidipagina">
    <w:name w:val="footnote reference"/>
    <w:basedOn w:val="Carpredefinitoparagrafo"/>
    <w:semiHidden/>
    <w:rsid w:val="00D5683D"/>
    <w:rPr>
      <w:vertAlign w:val="superscript"/>
    </w:rPr>
  </w:style>
  <w:style w:type="paragraph" w:customStyle="1" w:styleId="Sintassi">
    <w:name w:val="Sintassi"/>
    <w:basedOn w:val="Fissogrande"/>
    <w:rsid w:val="00D5683D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E95C72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uiPriority w:val="39"/>
    <w:rsid w:val="001B4F6E"/>
    <w:pPr>
      <w:keepLines/>
      <w:tabs>
        <w:tab w:val="left" w:pos="992"/>
        <w:tab w:val="decimal" w:leader="dot" w:pos="9356"/>
      </w:tabs>
      <w:ind w:left="1701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uiPriority w:val="39"/>
    <w:rsid w:val="00D5683D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uiPriority w:val="39"/>
    <w:rsid w:val="00D5683D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uiPriority w:val="39"/>
    <w:rsid w:val="00D5683D"/>
    <w:pPr>
      <w:spacing w:before="120"/>
    </w:pPr>
  </w:style>
  <w:style w:type="paragraph" w:styleId="Sommario8">
    <w:name w:val="toc 8"/>
    <w:basedOn w:val="Sommario1"/>
    <w:next w:val="Normale"/>
    <w:autoRedefine/>
    <w:uiPriority w:val="39"/>
    <w:rsid w:val="00D5683D"/>
  </w:style>
  <w:style w:type="paragraph" w:customStyle="1" w:styleId="Terzadicopertina">
    <w:name w:val="Terza di copertina"/>
    <w:basedOn w:val="Titolo2"/>
    <w:rsid w:val="00D5683D"/>
    <w:pPr>
      <w:keepNext w:val="0"/>
      <w:spacing w:befor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semiHidden/>
    <w:rsid w:val="00D5683D"/>
    <w:rPr>
      <w:sz w:val="20"/>
    </w:rPr>
  </w:style>
  <w:style w:type="paragraph" w:customStyle="1" w:styleId="Tipologiadocumento">
    <w:name w:val="Tipologia documento"/>
    <w:basedOn w:val="Sottotitolocopertina"/>
    <w:rsid w:val="00D5683D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semiHidden/>
    <w:rsid w:val="00D5683D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rsid w:val="00D5683D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rsid w:val="00D5683D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rsid w:val="00D5683D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uiPriority w:val="39"/>
    <w:rsid w:val="00D5683D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uiPriority w:val="39"/>
    <w:rsid w:val="00D5683D"/>
    <w:pPr>
      <w:ind w:left="1760"/>
    </w:pPr>
  </w:style>
  <w:style w:type="paragraph" w:customStyle="1" w:styleId="2Copertina">
    <w:name w:val="2Copertina"/>
    <w:basedOn w:val="Normale"/>
    <w:next w:val="Normale"/>
    <w:autoRedefine/>
    <w:uiPriority w:val="99"/>
    <w:rsid w:val="00856D24"/>
    <w:pPr>
      <w:spacing w:before="240" w:after="120"/>
      <w:pPrChange w:id="0" w:author="Amalia Cacciatore" w:date="2023-11-27T11:53:00Z">
        <w:pPr>
          <w:spacing w:before="240" w:after="120"/>
          <w:jc w:val="both"/>
        </w:pPr>
      </w:pPrChange>
    </w:pPr>
    <w:rPr>
      <w:rFonts w:ascii="Arial" w:hAnsi="Arial"/>
      <w:b/>
      <w:sz w:val="28"/>
      <w:rPrChange w:id="0" w:author="Amalia Cacciatore" w:date="2023-11-27T11:53:00Z">
        <w:rPr>
          <w:rFonts w:ascii="Arial" w:hAnsi="Arial"/>
          <w:b/>
          <w:sz w:val="28"/>
          <w:lang w:val="it-IT" w:eastAsia="it-IT" w:bidi="ar-SA"/>
        </w:rPr>
      </w:rPrChange>
    </w:rPr>
  </w:style>
  <w:style w:type="paragraph" w:customStyle="1" w:styleId="Pidipagina2">
    <w:name w:val="Piè di pagina 2"/>
    <w:basedOn w:val="Pidipagina"/>
    <w:rsid w:val="00D5683D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rsid w:val="00D5683D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rsid w:val="00D5683D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semiHidden/>
    <w:rsid w:val="00D5683D"/>
    <w:pPr>
      <w:ind w:left="660" w:hanging="220"/>
    </w:pPr>
  </w:style>
  <w:style w:type="paragraph" w:styleId="Indice4">
    <w:name w:val="index 4"/>
    <w:basedOn w:val="Normale"/>
    <w:next w:val="Normale"/>
    <w:autoRedefine/>
    <w:semiHidden/>
    <w:rsid w:val="00D5683D"/>
    <w:pPr>
      <w:ind w:left="880" w:hanging="220"/>
    </w:pPr>
  </w:style>
  <w:style w:type="paragraph" w:styleId="Indice5">
    <w:name w:val="index 5"/>
    <w:basedOn w:val="Normale"/>
    <w:next w:val="Normale"/>
    <w:autoRedefine/>
    <w:semiHidden/>
    <w:rsid w:val="00D5683D"/>
    <w:pPr>
      <w:ind w:left="1100" w:hanging="220"/>
    </w:pPr>
  </w:style>
  <w:style w:type="paragraph" w:styleId="Indice6">
    <w:name w:val="index 6"/>
    <w:basedOn w:val="Normale"/>
    <w:next w:val="Normale"/>
    <w:autoRedefine/>
    <w:semiHidden/>
    <w:rsid w:val="00D5683D"/>
    <w:pPr>
      <w:ind w:left="1320" w:hanging="220"/>
    </w:pPr>
  </w:style>
  <w:style w:type="paragraph" w:styleId="Indice7">
    <w:name w:val="index 7"/>
    <w:basedOn w:val="Normale"/>
    <w:next w:val="Normale"/>
    <w:autoRedefine/>
    <w:semiHidden/>
    <w:rsid w:val="00D5683D"/>
    <w:pPr>
      <w:ind w:left="1540" w:hanging="220"/>
    </w:pPr>
  </w:style>
  <w:style w:type="paragraph" w:styleId="Indice8">
    <w:name w:val="index 8"/>
    <w:basedOn w:val="Normale"/>
    <w:next w:val="Normale"/>
    <w:autoRedefine/>
    <w:semiHidden/>
    <w:rsid w:val="00D5683D"/>
    <w:pPr>
      <w:ind w:left="1760" w:hanging="220"/>
    </w:pPr>
  </w:style>
  <w:style w:type="paragraph" w:styleId="Indice9">
    <w:name w:val="index 9"/>
    <w:basedOn w:val="Normale"/>
    <w:next w:val="Normale"/>
    <w:autoRedefine/>
    <w:semiHidden/>
    <w:rsid w:val="00D5683D"/>
    <w:pPr>
      <w:ind w:left="1980" w:hanging="220"/>
    </w:pPr>
  </w:style>
  <w:style w:type="character" w:customStyle="1" w:styleId="NumeropaginaG">
    <w:name w:val="Numero paginaG"/>
    <w:basedOn w:val="Numeropagina"/>
    <w:rsid w:val="00D5683D"/>
    <w:rPr>
      <w:rFonts w:ascii="Times New Roman" w:hAnsi="Times New Roman"/>
      <w:b/>
      <w:sz w:val="20"/>
    </w:rPr>
  </w:style>
  <w:style w:type="character" w:styleId="Rimandocommento">
    <w:name w:val="annotation reference"/>
    <w:basedOn w:val="Carpredefinitoparagrafo"/>
    <w:rsid w:val="00D5683D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D5683D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C0544F"/>
  </w:style>
  <w:style w:type="paragraph" w:styleId="Corpotesto">
    <w:name w:val="Body Text"/>
    <w:basedOn w:val="Normale"/>
    <w:rsid w:val="00D5683D"/>
    <w:rPr>
      <w:i/>
      <w:sz w:val="12"/>
    </w:rPr>
  </w:style>
  <w:style w:type="paragraph" w:customStyle="1" w:styleId="Pidipagina3">
    <w:name w:val="Piè di pagina 3"/>
    <w:basedOn w:val="Pidipagina1"/>
    <w:autoRedefine/>
    <w:rsid w:val="00D5683D"/>
    <w:rPr>
      <w:sz w:val="12"/>
    </w:rPr>
  </w:style>
  <w:style w:type="character" w:styleId="Collegamentoipertestuale">
    <w:name w:val="Hyperlink"/>
    <w:basedOn w:val="Carpredefinitoparagrafo"/>
    <w:uiPriority w:val="99"/>
    <w:rsid w:val="00D5683D"/>
    <w:rPr>
      <w:color w:val="0000FF"/>
      <w:u w:val="single"/>
    </w:rPr>
  </w:style>
  <w:style w:type="character" w:styleId="Collegamentovisitato">
    <w:name w:val="FollowedHyperlink"/>
    <w:basedOn w:val="Carpredefinitoparagrafo"/>
    <w:rsid w:val="00D5683D"/>
    <w:rPr>
      <w:color w:val="800080"/>
      <w:u w:val="single"/>
    </w:rPr>
  </w:style>
  <w:style w:type="paragraph" w:styleId="Testofumetto">
    <w:name w:val="Balloon Text"/>
    <w:basedOn w:val="Normale"/>
    <w:semiHidden/>
    <w:rsid w:val="001D7088"/>
    <w:rPr>
      <w:rFonts w:ascii="Tahoma" w:hAnsi="Tahoma" w:cs="Tahoma"/>
      <w:sz w:val="16"/>
      <w:szCs w:val="16"/>
    </w:rPr>
  </w:style>
  <w:style w:type="paragraph" w:customStyle="1" w:styleId="Disclaimer">
    <w:name w:val="Disclaimer"/>
    <w:basedOn w:val="Normale"/>
    <w:rsid w:val="00D5683D"/>
    <w:pPr>
      <w:spacing w:before="20"/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rsid w:val="00D5683D"/>
    <w:pPr>
      <w:spacing w:before="20" w:after="0"/>
      <w:jc w:val="center"/>
    </w:pPr>
    <w:rPr>
      <w:rFonts w:ascii="Arial" w:hAnsi="Arial"/>
      <w:b/>
      <w:sz w:val="14"/>
    </w:rPr>
  </w:style>
  <w:style w:type="paragraph" w:customStyle="1" w:styleId="Bibliografa1">
    <w:name w:val="Bibliografía1"/>
    <w:basedOn w:val="Normale"/>
    <w:autoRedefine/>
    <w:uiPriority w:val="99"/>
    <w:rsid w:val="00AE7774"/>
    <w:pPr>
      <w:tabs>
        <w:tab w:val="num" w:pos="425"/>
      </w:tabs>
      <w:spacing w:before="180"/>
      <w:ind w:left="425" w:hanging="425"/>
    </w:pPr>
    <w:rPr>
      <w:szCs w:val="22"/>
    </w:rPr>
  </w:style>
  <w:style w:type="character" w:customStyle="1" w:styleId="hps">
    <w:name w:val="hps"/>
    <w:basedOn w:val="Carpredefinitoparagrafo"/>
    <w:rsid w:val="00AE7774"/>
  </w:style>
  <w:style w:type="character" w:customStyle="1" w:styleId="shorttext">
    <w:name w:val="short_text"/>
    <w:basedOn w:val="Carpredefinitoparagrafo"/>
    <w:uiPriority w:val="99"/>
    <w:rsid w:val="00AE7774"/>
  </w:style>
  <w:style w:type="table" w:styleId="Grigliatabella">
    <w:name w:val="Table Grid"/>
    <w:basedOn w:val="Tabellanormale"/>
    <w:rsid w:val="00CB6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aliases w:val="List Paragraph2,Bullet edison,List Paragraph3,List Paragraph4,Punto elenco non numerato,Elenco2,List Bulletized,Paragrafo elenco 2,Number Level 3,lp1,List Paragraph1,Bulleted Text,TOC style,FooterText,Heading Bullet,Bulleted text"/>
    <w:basedOn w:val="Normale"/>
    <w:link w:val="ParagrafoelencoCarattere1"/>
    <w:uiPriority w:val="34"/>
    <w:qFormat/>
    <w:rsid w:val="00775FD9"/>
    <w:pPr>
      <w:ind w:left="720"/>
      <w:contextualSpacing/>
    </w:pPr>
  </w:style>
  <w:style w:type="character" w:customStyle="1" w:styleId="ParagrafoelencoCarattere1">
    <w:name w:val="Paragrafo elenco Carattere1"/>
    <w:aliases w:val="List Paragraph2 Carattere,Bullet edison Carattere,List Paragraph3 Carattere,List Paragraph4 Carattere,Punto elenco non numerato Carattere1,Elenco2 Carattere1,List Bulletized Carattere1,Paragrafo elenco 2 Carattere1"/>
    <w:link w:val="Paragrafoelenco"/>
    <w:uiPriority w:val="34"/>
    <w:locked/>
    <w:rsid w:val="00E5347D"/>
    <w:rPr>
      <w:sz w:val="22"/>
    </w:rPr>
  </w:style>
  <w:style w:type="paragraph" w:customStyle="1" w:styleId="Bibliografa2">
    <w:name w:val="Bibliografía2"/>
    <w:basedOn w:val="Normale"/>
    <w:autoRedefine/>
    <w:rsid w:val="006A558E"/>
    <w:pPr>
      <w:tabs>
        <w:tab w:val="num" w:pos="425"/>
      </w:tabs>
      <w:spacing w:before="180"/>
      <w:ind w:left="425" w:hanging="425"/>
    </w:pPr>
  </w:style>
  <w:style w:type="character" w:styleId="Enfasicorsivo">
    <w:name w:val="Emphasis"/>
    <w:basedOn w:val="Carpredefinitoparagrafo"/>
    <w:qFormat/>
    <w:rsid w:val="00580DD5"/>
    <w:rPr>
      <w:i/>
      <w:iCs/>
    </w:rPr>
  </w:style>
  <w:style w:type="paragraph" w:customStyle="1" w:styleId="Texto">
    <w:name w:val="Texto"/>
    <w:basedOn w:val="Normale"/>
    <w:rsid w:val="00D30258"/>
    <w:pPr>
      <w:spacing w:before="60" w:after="60"/>
      <w:jc w:val="left"/>
    </w:pPr>
    <w:rPr>
      <w:rFonts w:ascii="Arial" w:hAnsi="Arial" w:cs="Arial"/>
      <w:sz w:val="20"/>
      <w:lang w:val="es-ES" w:eastAsia="es-ES"/>
    </w:rPr>
  </w:style>
  <w:style w:type="character" w:styleId="Testosegnaposto">
    <w:name w:val="Placeholder Text"/>
    <w:basedOn w:val="Carpredefinitoparagrafo"/>
    <w:uiPriority w:val="99"/>
    <w:semiHidden/>
    <w:rsid w:val="00FB22F8"/>
    <w:rPr>
      <w:color w:val="808080"/>
    </w:rPr>
  </w:style>
  <w:style w:type="paragraph" w:styleId="NormaleWeb">
    <w:name w:val="Normal (Web)"/>
    <w:basedOn w:val="Normale"/>
    <w:uiPriority w:val="99"/>
    <w:unhideWhenUsed/>
    <w:rsid w:val="001E30AA"/>
    <w:pPr>
      <w:spacing w:before="100" w:beforeAutospacing="1" w:after="100" w:afterAutospacing="1"/>
      <w:jc w:val="left"/>
    </w:pPr>
    <w:rPr>
      <w:sz w:val="24"/>
      <w:szCs w:val="24"/>
      <w:lang w:val="es-ES" w:eastAsia="es-ES"/>
    </w:rPr>
  </w:style>
  <w:style w:type="paragraph" w:styleId="Soggettocommento">
    <w:name w:val="annotation subject"/>
    <w:basedOn w:val="Testocommento"/>
    <w:next w:val="Testocommento"/>
    <w:link w:val="SoggettocommentoCarattere"/>
    <w:rsid w:val="00C0544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C0544F"/>
    <w:rPr>
      <w:b/>
      <w:bCs/>
    </w:rPr>
  </w:style>
  <w:style w:type="paragraph" w:customStyle="1" w:styleId="Esquema">
    <w:name w:val="Esquema"/>
    <w:basedOn w:val="Normale"/>
    <w:rsid w:val="00B428C1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</w:pPr>
    <w:rPr>
      <w:rFonts w:ascii="Arial" w:hAnsi="Arial"/>
      <w:color w:val="004165"/>
      <w:sz w:val="20"/>
      <w:szCs w:val="24"/>
      <w:lang w:val="es-ES" w:eastAsia="es-ES"/>
    </w:rPr>
  </w:style>
  <w:style w:type="paragraph" w:customStyle="1" w:styleId="Titoloprincipale">
    <w:name w:val="Titolo principale"/>
    <w:basedOn w:val="Normale"/>
    <w:rsid w:val="007609F2"/>
    <w:pPr>
      <w:keepLines/>
      <w:pBdr>
        <w:top w:val="single" w:sz="24" w:space="1" w:color="auto"/>
      </w:pBdr>
      <w:spacing w:before="120"/>
      <w:jc w:val="right"/>
    </w:pPr>
    <w:rPr>
      <w:rFonts w:ascii="Helvetica" w:hAnsi="Helvetica"/>
      <w:b/>
      <w:sz w:val="48"/>
      <w:lang w:eastAsia="en-US"/>
    </w:rPr>
  </w:style>
  <w:style w:type="paragraph" w:customStyle="1" w:styleId="paragraph">
    <w:name w:val="paragraph"/>
    <w:basedOn w:val="Normale"/>
    <w:rsid w:val="00DA40AF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normaltextrun">
    <w:name w:val="normaltextrun"/>
    <w:basedOn w:val="Carpredefinitoparagrafo"/>
    <w:rsid w:val="00DA40AF"/>
  </w:style>
  <w:style w:type="character" w:customStyle="1" w:styleId="eop">
    <w:name w:val="eop"/>
    <w:basedOn w:val="Carpredefinitoparagrafo"/>
    <w:rsid w:val="00DA40AF"/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72BD8"/>
    <w:rPr>
      <w:color w:val="808080"/>
      <w:shd w:val="clear" w:color="auto" w:fill="E6E6E6"/>
    </w:rPr>
  </w:style>
  <w:style w:type="table" w:styleId="Tabellasemplice-3">
    <w:name w:val="Plain Table 3"/>
    <w:basedOn w:val="Tabellanormale"/>
    <w:uiPriority w:val="43"/>
    <w:rsid w:val="000A594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0A594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ione">
    <w:name w:val="Revision"/>
    <w:hidden/>
    <w:uiPriority w:val="99"/>
    <w:semiHidden/>
    <w:rsid w:val="009B602A"/>
    <w:rPr>
      <w:sz w:val="22"/>
    </w:rPr>
  </w:style>
  <w:style w:type="character" w:customStyle="1" w:styleId="UnresolvedMention1">
    <w:name w:val="Unresolved Mention1"/>
    <w:basedOn w:val="Carpredefinitoparagrafo"/>
    <w:uiPriority w:val="99"/>
    <w:semiHidden/>
    <w:unhideWhenUsed/>
    <w:rsid w:val="00772D56"/>
    <w:rPr>
      <w:color w:val="808080"/>
      <w:shd w:val="clear" w:color="auto" w:fill="E6E6E6"/>
    </w:rPr>
  </w:style>
  <w:style w:type="character" w:customStyle="1" w:styleId="UnresolvedMention2">
    <w:name w:val="Unresolved Mention2"/>
    <w:basedOn w:val="Carpredefinitoparagrafo"/>
    <w:uiPriority w:val="99"/>
    <w:semiHidden/>
    <w:unhideWhenUsed/>
    <w:rsid w:val="0055051C"/>
    <w:rPr>
      <w:color w:val="808080"/>
      <w:shd w:val="clear" w:color="auto" w:fill="E6E6E6"/>
    </w:rPr>
  </w:style>
  <w:style w:type="character" w:customStyle="1" w:styleId="UnresolvedMention3">
    <w:name w:val="Unresolved Mention3"/>
    <w:basedOn w:val="Carpredefinitoparagrafo"/>
    <w:uiPriority w:val="99"/>
    <w:semiHidden/>
    <w:unhideWhenUsed/>
    <w:rsid w:val="000F5709"/>
    <w:rPr>
      <w:color w:val="808080"/>
      <w:shd w:val="clear" w:color="auto" w:fill="E6E6E6"/>
    </w:rPr>
  </w:style>
  <w:style w:type="paragraph" w:customStyle="1" w:styleId="Appendix3">
    <w:name w:val="Appendix 3"/>
    <w:basedOn w:val="Normale"/>
    <w:next w:val="Normale"/>
    <w:rsid w:val="003113BA"/>
    <w:pPr>
      <w:numPr>
        <w:ilvl w:val="2"/>
        <w:numId w:val="5"/>
      </w:numPr>
      <w:spacing w:before="120" w:line="280" w:lineRule="atLeast"/>
      <w:jc w:val="left"/>
      <w:outlineLvl w:val="2"/>
    </w:pPr>
    <w:rPr>
      <w:rFonts w:ascii="Univers" w:hAnsi="Univers"/>
      <w:sz w:val="20"/>
      <w:lang w:val="en-GB" w:eastAsia="en-US"/>
    </w:rPr>
  </w:style>
  <w:style w:type="character" w:customStyle="1" w:styleId="Titolo4Carattere">
    <w:name w:val="Titolo 4 Carattere"/>
    <w:basedOn w:val="Carpredefinitoparagrafo"/>
    <w:link w:val="Titolo4"/>
    <w:rsid w:val="00A24DDE"/>
    <w:rPr>
      <w:rFonts w:ascii="Arial" w:hAnsi="Arial"/>
      <w:b/>
      <w:sz w:val="22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663660"/>
    <w:pPr>
      <w:jc w:val="left"/>
    </w:pPr>
    <w:rPr>
      <w:rFonts w:ascii="Calibri" w:eastAsiaTheme="minorHAnsi" w:hAnsi="Calibri" w:cs="Calibri"/>
      <w:szCs w:val="22"/>
      <w:lang w:eastAsia="en-US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663660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UnresolvedMention4">
    <w:name w:val="Unresolved Mention4"/>
    <w:basedOn w:val="Carpredefinitoparagrafo"/>
    <w:uiPriority w:val="99"/>
    <w:semiHidden/>
    <w:unhideWhenUsed/>
    <w:rsid w:val="00C87017"/>
    <w:rPr>
      <w:color w:val="605E5C"/>
      <w:shd w:val="clear" w:color="auto" w:fill="E1DFDD"/>
    </w:rPr>
  </w:style>
  <w:style w:type="table" w:styleId="Tabellagriglia1chiara">
    <w:name w:val="Grid Table 1 Light"/>
    <w:basedOn w:val="Tabellanormale"/>
    <w:uiPriority w:val="46"/>
    <w:rsid w:val="00F16F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B55C93"/>
    <w:pPr>
      <w:pageBreakBefore w:val="0"/>
      <w:numPr>
        <w:numId w:val="0"/>
      </w:numPr>
      <w:tabs>
        <w:tab w:val="clear" w:pos="568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table" w:styleId="Tabellagriglia4-colore5">
    <w:name w:val="Grid Table 4 Accent 5"/>
    <w:basedOn w:val="Tabellanormale"/>
    <w:uiPriority w:val="49"/>
    <w:rsid w:val="002341B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C83DD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lagriglia4-colore1">
    <w:name w:val="Grid Table 4 Accent 1"/>
    <w:basedOn w:val="Tabellanormale"/>
    <w:uiPriority w:val="49"/>
    <w:rsid w:val="00860D0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62EE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Enfasigrassetto">
    <w:name w:val="Strong"/>
    <w:basedOn w:val="Carpredefinitoparagrafo"/>
    <w:uiPriority w:val="22"/>
    <w:qFormat/>
    <w:rsid w:val="00756A63"/>
    <w:rPr>
      <w:b/>
      <w:bCs/>
    </w:rPr>
  </w:style>
  <w:style w:type="character" w:styleId="Menzionenonrisolta">
    <w:name w:val="Unresolved Mention"/>
    <w:basedOn w:val="Carpredefinitoparagrafo"/>
    <w:uiPriority w:val="99"/>
    <w:unhideWhenUsed/>
    <w:rsid w:val="008576B3"/>
    <w:rPr>
      <w:color w:val="605E5C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rsid w:val="00D57A04"/>
    <w:rPr>
      <w:rFonts w:ascii="Arial" w:hAnsi="Arial"/>
      <w:b/>
      <w:sz w:val="24"/>
    </w:rPr>
  </w:style>
  <w:style w:type="character" w:customStyle="1" w:styleId="Titolo1Carattere">
    <w:name w:val="Titolo 1 Carattere"/>
    <w:basedOn w:val="Carpredefinitoparagrafo"/>
    <w:link w:val="Titolo1"/>
    <w:rsid w:val="00593A86"/>
    <w:rPr>
      <w:rFonts w:ascii="Arial" w:hAnsi="Arial"/>
      <w:b/>
      <w:sz w:val="28"/>
    </w:rPr>
  </w:style>
  <w:style w:type="character" w:customStyle="1" w:styleId="ParagrafoelencoCarattere">
    <w:name w:val="Paragrafo elenco Carattere"/>
    <w:aliases w:val="Punto elenco non numerato Carattere,Elenco2 Carattere,List Bulletized Carattere,Paragrafo elenco 2 Carattere,Number Level 3 Carattere"/>
    <w:basedOn w:val="Carpredefinitoparagrafo"/>
    <w:uiPriority w:val="34"/>
    <w:locked/>
    <w:rsid w:val="00DA4291"/>
    <w:rPr>
      <w:rFonts w:ascii="Calibri" w:hAnsi="Calibri" w:cs="Calibri"/>
    </w:rPr>
  </w:style>
  <w:style w:type="character" w:customStyle="1" w:styleId="Style3">
    <w:name w:val="Style3"/>
    <w:basedOn w:val="Carpredefinitoparagrafo"/>
    <w:uiPriority w:val="1"/>
    <w:rsid w:val="002F35D4"/>
    <w:rPr>
      <w:rFonts w:ascii="Arial" w:hAnsi="Arial" w:cs="Arial" w:hint="default"/>
    </w:rPr>
  </w:style>
  <w:style w:type="character" w:styleId="Menzione">
    <w:name w:val="Mention"/>
    <w:basedOn w:val="Carpredefinitoparagrafo"/>
    <w:uiPriority w:val="99"/>
    <w:unhideWhenUsed/>
    <w:rsid w:val="00AC3CA7"/>
    <w:rPr>
      <w:color w:val="2B579A"/>
      <w:shd w:val="clear" w:color="auto" w:fill="E1DFDD"/>
    </w:rPr>
  </w:style>
  <w:style w:type="character" w:customStyle="1" w:styleId="Titolo5Carattere">
    <w:name w:val="Titolo 5 Carattere"/>
    <w:basedOn w:val="Carpredefinitoparagrafo"/>
    <w:link w:val="Titolo5"/>
    <w:rsid w:val="00572430"/>
    <w:rPr>
      <w:rFonts w:ascii="Arial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2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5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5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8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25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0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6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4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3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3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9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8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9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6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6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7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9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59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32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40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2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1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7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5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9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4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69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1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5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4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6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23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8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3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lessandro.gatta@posteitaliane.it" TargetMode="External"/><Relationship Id="rId18" Type="http://schemas.openxmlformats.org/officeDocument/2006/relationships/hyperlink" Target="mailto:teamBOA@exprivia.com" TargetMode="External"/><Relationship Id="rId26" Type="http://schemas.openxmlformats.org/officeDocument/2006/relationships/package" Target="embeddings/Microsoft_Excel_Worksheet2.xlsx"/><Relationship Id="rId39" Type="http://schemas.openxmlformats.org/officeDocument/2006/relationships/fontTable" Target="fontTable.xml"/><Relationship Id="rId21" Type="http://schemas.openxmlformats.org/officeDocument/2006/relationships/image" Target="media/image2.emf"/><Relationship Id="rId34" Type="http://schemas.openxmlformats.org/officeDocument/2006/relationships/image" Target="media/image10.png"/><Relationship Id="rId42" Type="http://schemas.microsoft.com/office/2019/05/relationships/documenttasks" Target="documenttasks/documenttasks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francesco.maragno@posteitaliane.it" TargetMode="External"/><Relationship Id="rId20" Type="http://schemas.openxmlformats.org/officeDocument/2006/relationships/package" Target="embeddings/Microsoft_Word_Document.docx"/><Relationship Id="rId29" Type="http://schemas.openxmlformats.org/officeDocument/2006/relationships/image" Target="media/image6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tonio.forino@posteitaliane.it" TargetMode="External"/><Relationship Id="rId24" Type="http://schemas.openxmlformats.org/officeDocument/2006/relationships/package" Target="embeddings/Microsoft_Word_Document1.docx"/><Relationship Id="rId32" Type="http://schemas.openxmlformats.org/officeDocument/2006/relationships/image" Target="media/image8.png"/><Relationship Id="rId37" Type="http://schemas.openxmlformats.org/officeDocument/2006/relationships/header" Target="header2.xml"/><Relationship Id="rId40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yperlink" Target="mailto:marichita.petrone@posteitaliane.it" TargetMode="External"/><Relationship Id="rId23" Type="http://schemas.openxmlformats.org/officeDocument/2006/relationships/image" Target="media/image3.emf"/><Relationship Id="rId28" Type="http://schemas.openxmlformats.org/officeDocument/2006/relationships/oleObject" Target="embeddings/oleObject1.bin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.emf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vincenzo.genova@posteitaliane.it" TargetMode="External"/><Relationship Id="rId22" Type="http://schemas.openxmlformats.org/officeDocument/2006/relationships/package" Target="embeddings/Microsoft_Excel_Worksheet.xlsx"/><Relationship Id="rId27" Type="http://schemas.openxmlformats.org/officeDocument/2006/relationships/image" Target="media/image5.emf"/><Relationship Id="rId30" Type="http://schemas.openxmlformats.org/officeDocument/2006/relationships/package" Target="embeddings/Microsoft_Excel_Worksheet3.xlsx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vito.lecci@posteitaliane.it" TargetMode="External"/><Relationship Id="rId17" Type="http://schemas.openxmlformats.org/officeDocument/2006/relationships/hyperlink" Target="mailto:mariac.fior@posteitaliane.it" TargetMode="External"/><Relationship Id="rId25" Type="http://schemas.openxmlformats.org/officeDocument/2006/relationships/image" Target="media/image4.emf"/><Relationship Id="rId33" Type="http://schemas.openxmlformats.org/officeDocument/2006/relationships/image" Target="media/image9.png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flores\AppData\Local\Temp\RM620-FeaturesCat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BE06C056-78D6-40D0-B431-15154B9CD5D5}">
    <t:Anchor>
      <t:Comment id="680745210"/>
    </t:Anchor>
    <t:History>
      <t:Event id="{3DC78BF2-4C7E-48A1-BD43-A7526552FB94}" time="2022-07-18T09:20:25.233Z">
        <t:Attribution userId="S::federica.ambra@atos.net::2a628f8e-3a91-47a4-9f6a-08d87e9d442e" userProvider="AD" userName="AMBRA, FEDERICA"/>
        <t:Anchor>
          <t:Comment id="680745210"/>
        </t:Anchor>
        <t:Create/>
      </t:Event>
      <t:Event id="{24F5FA16-719A-409E-8582-210EB203DD7F}" time="2022-07-18T09:20:25.233Z">
        <t:Attribution userId="S::federica.ambra@atos.net::2a628f8e-3a91-47a4-9f6a-08d87e9d442e" userProvider="AD" userName="AMBRA, FEDERICA"/>
        <t:Anchor>
          <t:Comment id="680745210"/>
        </t:Anchor>
        <t:Assign userId="S::amalia.cacciatore@atos.net::085a732d-9927-4ef8-ade9-59e5fff9073a" userProvider="AD" userName="CACCIATORE, AMALIA"/>
      </t:Event>
      <t:Event id="{E7083310-7F45-4E5A-BB18-135361E14866}" time="2022-07-18T09:20:25.233Z">
        <t:Attribution userId="S::federica.ambra@atos.net::2a628f8e-3a91-47a4-9f6a-08d87e9d442e" userProvider="AD" userName="AMBRA, FEDERICA"/>
        <t:Anchor>
          <t:Comment id="680745210"/>
        </t:Anchor>
        <t:SetTitle title="@CACCIATORE, AMALIA Rimuovere campo &quot;Canale&quot;"/>
      </t:Event>
    </t:History>
  </t:Task>
  <t:Task id="{D0DFB8A3-8A94-4B75-AA2D-EDB13FE478B5}">
    <t:Anchor>
      <t:Comment id="702802156"/>
    </t:Anchor>
    <t:History>
      <t:Event id="{E1E6C792-C4EB-4530-9D75-53F7793BC218}" time="2022-07-18T08:12:31.414Z">
        <t:Attribution userId="S::federica.ambra@atos.net::2a628f8e-3a91-47a4-9f6a-08d87e9d442e" userProvider="AD" userName="AMBRA, FEDERICA"/>
        <t:Anchor>
          <t:Comment id="702802156"/>
        </t:Anchor>
        <t:Create/>
      </t:Event>
      <t:Event id="{D07E5828-B528-4C20-908D-6AFD2BCAF0FC}" time="2022-07-18T08:12:31.414Z">
        <t:Attribution userId="S::federica.ambra@atos.net::2a628f8e-3a91-47a4-9f6a-08d87e9d442e" userProvider="AD" userName="AMBRA, FEDERICA"/>
        <t:Anchor>
          <t:Comment id="702802156"/>
        </t:Anchor>
        <t:Assign userId="S::amalia.cacciatore@atos.net::085a732d-9927-4ef8-ade9-59e5fff9073a" userProvider="AD" userName="CACCIATORE, AMALIA"/>
      </t:Event>
      <t:Event id="{1BAE9C6C-6D18-41CD-B2CF-64DFBAA29101}" time="2022-07-18T08:12:31.414Z">
        <t:Attribution userId="S::federica.ambra@atos.net::2a628f8e-3a91-47a4-9f6a-08d87e9d442e" userProvider="AD" userName="AMBRA, FEDERICA"/>
        <t:Anchor>
          <t:Comment id="702802156"/>
        </t:Anchor>
        <t:SetTitle title="@CACCIATORE, AMALIA da aggiungere i campi: &quot;Data Scadenza&quot; e &quot;Id Pratica Posidonia&quot;"/>
      </t:Event>
    </t:History>
  </t:Task>
  <t:Task id="{FD6B4D31-5B2D-414C-B92C-BCDE3A390E27}">
    <t:Anchor>
      <t:Comment id="743154771"/>
    </t:Anchor>
    <t:History>
      <t:Event id="{228F7CD0-B1BF-41CF-9A32-67BA10B6D634}" time="2022-07-18T08:49:08.98Z">
        <t:Attribution userId="S::federica.ambra@atos.net::2a628f8e-3a91-47a4-9f6a-08d87e9d442e" userProvider="AD" userName="AMBRA, FEDERICA"/>
        <t:Anchor>
          <t:Comment id="743154771"/>
        </t:Anchor>
        <t:Create/>
      </t:Event>
      <t:Event id="{E450E7BB-872A-4835-A911-FEC2F0C2935A}" time="2022-07-18T08:49:08.98Z">
        <t:Attribution userId="S::federica.ambra@atos.net::2a628f8e-3a91-47a4-9f6a-08d87e9d442e" userProvider="AD" userName="AMBRA, FEDERICA"/>
        <t:Anchor>
          <t:Comment id="743154771"/>
        </t:Anchor>
        <t:Assign userId="S::amalia.cacciatore@atos.net::085a732d-9927-4ef8-ade9-59e5fff9073a" userProvider="AD" userName="CACCIATORE, AMALIA"/>
      </t:Event>
      <t:Event id="{98CB41EE-7413-458F-9950-C6920F9A3346}" time="2022-07-18T08:49:08.98Z">
        <t:Attribution userId="S::federica.ambra@atos.net::2a628f8e-3a91-47a4-9f6a-08d87e9d442e" userProvider="AD" userName="AMBRA, FEDERICA"/>
        <t:Anchor>
          <t:Comment id="743154771"/>
        </t:Anchor>
        <t:SetTitle title="@CACCIATORE, AMALIA rimuovere il campo &quot;Canale&quot;"/>
      </t:Event>
    </t:History>
  </t:Task>
  <t:Task id="{2658ACBB-988C-4D52-8C8F-F693CC17BA2C}">
    <t:Anchor>
      <t:Comment id="631646517"/>
    </t:Anchor>
    <t:History>
      <t:Event id="{87A395E4-1D5F-4EBE-8728-5405625578B2}" time="2022-07-18T09:16:50.778Z">
        <t:Attribution userId="S::federica.ambra@atos.net::2a628f8e-3a91-47a4-9f6a-08d87e9d442e" userProvider="AD" userName="AMBRA, FEDERICA"/>
        <t:Anchor>
          <t:Comment id="631646517"/>
        </t:Anchor>
        <t:Create/>
      </t:Event>
      <t:Event id="{FE7505D9-4F68-475A-A85A-97443C9FB956}" time="2022-07-18T09:16:50.778Z">
        <t:Attribution userId="S::federica.ambra@atos.net::2a628f8e-3a91-47a4-9f6a-08d87e9d442e" userProvider="AD" userName="AMBRA, FEDERICA"/>
        <t:Anchor>
          <t:Comment id="631646517"/>
        </t:Anchor>
        <t:Assign userId="S::amalia.cacciatore@atos.net::085a732d-9927-4ef8-ade9-59e5fff9073a" userProvider="AD" userName="CACCIATORE, AMALIA"/>
      </t:Event>
      <t:Event id="{0B6D1351-3B9F-450E-8CC4-9A7B5FE45B95}" time="2022-07-18T09:16:50.778Z">
        <t:Attribution userId="S::federica.ambra@atos.net::2a628f8e-3a91-47a4-9f6a-08d87e9d442e" userProvider="AD" userName="AMBRA, FEDERICA"/>
        <t:Anchor>
          <t:Comment id="631646517"/>
        </t:Anchor>
        <t:SetTitle title="@CACCIATORE, AMALIA aggiungere campi &quot;Data Scadenza&quot; e &quot;Id Pratica Posidonia&quot;"/>
      </t:Event>
    </t:History>
  </t:Task>
  <t:Task id="{AA645B06-4A3E-42E0-BDAB-C426DA41C329}">
    <t:Anchor>
      <t:Comment id="1616952137"/>
    </t:Anchor>
    <t:History>
      <t:Event id="{60A7A933-4155-4450-BF7D-C85817E6EC9B}" time="2022-07-18T09:19:23.563Z">
        <t:Attribution userId="S::federica.ambra@atos.net::2a628f8e-3a91-47a4-9f6a-08d87e9d442e" userProvider="AD" userName="AMBRA, FEDERICA"/>
        <t:Anchor>
          <t:Comment id="1616952137"/>
        </t:Anchor>
        <t:Create/>
      </t:Event>
      <t:Event id="{CEC59536-6447-4CEE-A11D-9D86D2ED61FA}" time="2022-07-18T09:19:23.563Z">
        <t:Attribution userId="S::federica.ambra@atos.net::2a628f8e-3a91-47a4-9f6a-08d87e9d442e" userProvider="AD" userName="AMBRA, FEDERICA"/>
        <t:Anchor>
          <t:Comment id="1616952137"/>
        </t:Anchor>
        <t:Assign userId="S::amalia.cacciatore@atos.net::085a732d-9927-4ef8-ade9-59e5fff9073a" userProvider="AD" userName="CACCIATORE, AMALIA"/>
      </t:Event>
      <t:Event id="{93059E4D-3DED-4E45-B6CC-069072FD9F6E}" time="2022-07-18T09:19:23.563Z">
        <t:Attribution userId="S::federica.ambra@atos.net::2a628f8e-3a91-47a4-9f6a-08d87e9d442e" userProvider="AD" userName="AMBRA, FEDERICA"/>
        <t:Anchor>
          <t:Comment id="1616952137"/>
        </t:Anchor>
        <t:SetTitle title="@CACCIATORE, AMALIA aggiungere i campi &quot;Cittadinanza&quot; e &quot;Situazione Lavorativa&quot;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1FFA13CF020842A9339E3D6C478271" ma:contentTypeVersion="7" ma:contentTypeDescription="Creare un nuovo documento." ma:contentTypeScope="" ma:versionID="e2a14624b0d3dd61e38c706b4c0b65df">
  <xsd:schema xmlns:xsd="http://www.w3.org/2001/XMLSchema" xmlns:xs="http://www.w3.org/2001/XMLSchema" xmlns:p="http://schemas.microsoft.com/office/2006/metadata/properties" xmlns:ns2="7094f38d-2f87-4847-84e6-3c3aaf73fbeb" targetNamespace="http://schemas.microsoft.com/office/2006/metadata/properties" ma:root="true" ma:fieldsID="1fce27ac218217a51308ac1f4a14bf1c" ns2:_="">
    <xsd:import namespace="7094f38d-2f87-4847-84e6-3c3aaf73fb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4f38d-2f87-4847-84e6-3c3aaf73f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35F725-094A-48A3-9E6E-50BAC4AEA0B2}">
  <ds:schemaRefs>
    <ds:schemaRef ds:uri="http://schemas.microsoft.com/office/2006/metadata/properties"/>
    <ds:schemaRef ds:uri="http://schemas.microsoft.com/office/infopath/2007/PartnerControls"/>
    <ds:schemaRef ds:uri="ca003999-f76d-4575-b6a6-74c86ad38ab6"/>
    <ds:schemaRef ds:uri="f0613f0e-8743-493e-89a4-35d5bb936700"/>
  </ds:schemaRefs>
</ds:datastoreItem>
</file>

<file path=customXml/itemProps2.xml><?xml version="1.0" encoding="utf-8"?>
<ds:datastoreItem xmlns:ds="http://schemas.openxmlformats.org/officeDocument/2006/customXml" ds:itemID="{BFB78898-1583-476B-802B-4D8EE00E15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3A7-6841-447F-9141-830DB4ECE0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56F398-9B37-425B-AD38-C7A401E778A6}"/>
</file>

<file path=docProps/app.xml><?xml version="1.0" encoding="utf-8"?>
<Properties xmlns="http://schemas.openxmlformats.org/officeDocument/2006/extended-properties" xmlns:vt="http://schemas.openxmlformats.org/officeDocument/2006/docPropsVTypes">
  <Template>RM620-FeaturesCat</Template>
  <TotalTime>272</TotalTime>
  <Pages>26</Pages>
  <Words>3831</Words>
  <Characters>28718</Characters>
  <Application>Microsoft Office Word</Application>
  <DocSecurity>0</DocSecurity>
  <PresentationFormat/>
  <Lines>239</Lines>
  <Paragraphs>64</Paragraphs>
  <ScaleCrop>false</ScaleCrop>
  <Company>ENEL</Company>
  <LinksUpToDate>false</LinksUpToDate>
  <CharactersWithSpaces>32485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title/Project name</dc:title>
  <dc:subject>Architectural design of the solution</dc:subject>
  <dc:creator>domenico.fodaro@atos.net</dc:creator>
  <cp:keywords>Draft</cp:keywords>
  <dc:description/>
  <cp:lastModifiedBy>Amalia Cacciatore</cp:lastModifiedBy>
  <cp:revision>114</cp:revision>
  <cp:lastPrinted>2011-03-30T12:51:00Z</cp:lastPrinted>
  <dcterms:created xsi:type="dcterms:W3CDTF">2023-11-24T14:11:00Z</dcterms:created>
  <dcterms:modified xsi:type="dcterms:W3CDTF">2023-11-27T11:10:00Z</dcterms:modified>
  <cp:category>Document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nzione">
    <vt:lpwstr>Global ICT</vt:lpwstr>
  </property>
  <property fmtid="{D5CDD505-2E9C-101B-9397-08002B2CF9AE}" pid="3" name="Unità">
    <vt:lpwstr>Unit / Unit</vt:lpwstr>
  </property>
  <property fmtid="{D5CDD505-2E9C-101B-9397-08002B2CF9AE}" pid="4" name="Classificazione">
    <vt:lpwstr>Internal Use</vt:lpwstr>
  </property>
  <property fmtid="{D5CDD505-2E9C-101B-9397-08002B2CF9AE}" pid="5" name="Redattore">
    <vt:lpwstr>Insert name and function / unit / society of the document.</vt:lpwstr>
  </property>
  <property fmtid="{D5CDD505-2E9C-101B-9397-08002B2CF9AE}" pid="6" name="Verificatore">
    <vt:lpwstr>Enter the name and role of the verifier of the document.  </vt:lpwstr>
  </property>
  <property fmtid="{D5CDD505-2E9C-101B-9397-08002B2CF9AE}" pid="7" name="Approvatore">
    <vt:lpwstr>Enter the name and role of the approval of the document.  </vt:lpwstr>
  </property>
  <property fmtid="{D5CDD505-2E9C-101B-9397-08002B2CF9AE}" pid="8" name="Data Redazione">
    <vt:lpwstr>dd/mm/yyyy</vt:lpwstr>
  </property>
  <property fmtid="{D5CDD505-2E9C-101B-9397-08002B2CF9AE}" pid="9" name="Data Verifica">
    <vt:lpwstr>dd/mm/yyyy</vt:lpwstr>
  </property>
  <property fmtid="{D5CDD505-2E9C-101B-9397-08002B2CF9AE}" pid="10" name="Data Approvazione">
    <vt:lpwstr> </vt:lpwstr>
  </property>
  <property fmtid="{D5CDD505-2E9C-101B-9397-08002B2CF9AE}" pid="11" name="Codice">
    <vt:lpwstr>0000-XX00</vt:lpwstr>
  </property>
  <property fmtid="{D5CDD505-2E9C-101B-9397-08002B2CF9AE}" pid="12" name="Modello">
    <vt:lpwstr>ADM-AA Architecture Template</vt:lpwstr>
  </property>
  <property fmtid="{D5CDD505-2E9C-101B-9397-08002B2CF9AE}" pid="13" name="Riproduzione">
    <vt:lpwstr>REPRODUCTION FORBIDDEN</vt:lpwstr>
  </property>
  <property fmtid="{D5CDD505-2E9C-101B-9397-08002B2CF9AE}" pid="14" name="ContentTypeId">
    <vt:lpwstr>0x010100221FFA13CF020842A9339E3D6C478271</vt:lpwstr>
  </property>
  <property fmtid="{D5CDD505-2E9C-101B-9397-08002B2CF9AE}" pid="15" name="Language">
    <vt:lpwstr> </vt:lpwstr>
  </property>
  <property fmtid="{D5CDD505-2E9C-101B-9397-08002B2CF9AE}" pid="16" name="Revision State">
    <vt:lpwstr/>
  </property>
  <property fmtid="{D5CDD505-2E9C-101B-9397-08002B2CF9AE}" pid="17" name="Description0">
    <vt:lpwstr>ADM-AA Architecture Template</vt:lpwstr>
  </property>
  <property fmtid="{D5CDD505-2E9C-101B-9397-08002B2CF9AE}" pid="18" name="_NewReviewCycle">
    <vt:lpwstr/>
  </property>
  <property fmtid="{D5CDD505-2E9C-101B-9397-08002B2CF9AE}" pid="19" name="MSIP_Label_e463cba9-5f6c-478d-9329-7b2295e4e8ed_Enabled">
    <vt:lpwstr>true</vt:lpwstr>
  </property>
  <property fmtid="{D5CDD505-2E9C-101B-9397-08002B2CF9AE}" pid="20" name="MSIP_Label_e463cba9-5f6c-478d-9329-7b2295e4e8ed_SetDate">
    <vt:lpwstr>2021-06-23T14:32:34Z</vt:lpwstr>
  </property>
  <property fmtid="{D5CDD505-2E9C-101B-9397-08002B2CF9AE}" pid="21" name="MSIP_Label_e463cba9-5f6c-478d-9329-7b2295e4e8ed_Method">
    <vt:lpwstr>Standard</vt:lpwstr>
  </property>
  <property fmtid="{D5CDD505-2E9C-101B-9397-08002B2CF9AE}" pid="22" name="MSIP_Label_e463cba9-5f6c-478d-9329-7b2295e4e8ed_Name">
    <vt:lpwstr>All Employees_2</vt:lpwstr>
  </property>
  <property fmtid="{D5CDD505-2E9C-101B-9397-08002B2CF9AE}" pid="23" name="MSIP_Label_e463cba9-5f6c-478d-9329-7b2295e4e8ed_SiteId">
    <vt:lpwstr>33440fc6-b7c7-412c-bb73-0e70b0198d5a</vt:lpwstr>
  </property>
  <property fmtid="{D5CDD505-2E9C-101B-9397-08002B2CF9AE}" pid="24" name="MSIP_Label_e463cba9-5f6c-478d-9329-7b2295e4e8ed_ActionId">
    <vt:lpwstr>6fbb92ec-c0a4-4952-a362-4462f18c04a5</vt:lpwstr>
  </property>
  <property fmtid="{D5CDD505-2E9C-101B-9397-08002B2CF9AE}" pid="25" name="MSIP_Label_e463cba9-5f6c-478d-9329-7b2295e4e8ed_ContentBits">
    <vt:lpwstr>0</vt:lpwstr>
  </property>
  <property fmtid="{D5CDD505-2E9C-101B-9397-08002B2CF9AE}" pid="26" name="MediaServiceImageTags">
    <vt:lpwstr/>
  </property>
  <property fmtid="{D5CDD505-2E9C-101B-9397-08002B2CF9AE}" pid="27" name="Order">
    <vt:r8>1552300</vt:r8>
  </property>
  <property fmtid="{D5CDD505-2E9C-101B-9397-08002B2CF9AE}" pid="28" name="_ExtendedDescription">
    <vt:lpwstr/>
  </property>
</Properties>
</file>